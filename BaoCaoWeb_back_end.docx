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581" w:rsidRPr="00E06DD8" w:rsidRDefault="00105189" w:rsidP="00FC6581">
      <w:pPr>
        <w:spacing w:before="240"/>
        <w:jc w:val="center"/>
        <w:rPr>
          <w:sz w:val="32"/>
          <w:szCs w:val="28"/>
        </w:rPr>
      </w:pPr>
      <w:r w:rsidRPr="00750B87">
        <w:rPr>
          <w:b/>
          <w:bCs/>
          <w:noProof/>
          <w:sz w:val="32"/>
          <w:szCs w:val="36"/>
          <w:lang w:eastAsia="ja-JP"/>
        </w:rPr>
        <mc:AlternateContent>
          <mc:Choice Requires="wps">
            <w:drawing>
              <wp:anchor distT="0" distB="0" distL="114300" distR="114300" simplePos="0" relativeHeight="252042240" behindDoc="0" locked="0" layoutInCell="1" allowOverlap="1" wp14:anchorId="76A86469" wp14:editId="35210E40">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421E4" id="Rectangle 13" o:spid="_x0000_s1026" style="position:absolute;margin-left:-11.8pt;margin-top:-4.55pt;width:466.35pt;height:728.7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szCs w:val="28"/>
        </w:rPr>
        <w:t xml:space="preserve">TRƯỜNG ĐẠI HỌC </w:t>
      </w:r>
      <w:r>
        <w:rPr>
          <w:szCs w:val="28"/>
        </w:rPr>
        <w:t>CÔNG NGHỆ THÔNG TIN &amp;</w:t>
      </w:r>
    </w:p>
    <w:p w:rsidR="00FC6581" w:rsidRDefault="00105189" w:rsidP="00FC6581">
      <w:pPr>
        <w:keepNext/>
        <w:spacing w:before="120"/>
        <w:jc w:val="center"/>
        <w:rPr>
          <w:szCs w:val="28"/>
        </w:rPr>
      </w:pPr>
      <w:r w:rsidRPr="00750B87">
        <w:rPr>
          <w:szCs w:val="28"/>
        </w:rPr>
        <w:t>TRUYỀN THÔNG VIỆT  HÀN</w:t>
      </w:r>
    </w:p>
    <w:p w:rsidR="00A55302" w:rsidRPr="00750B87" w:rsidRDefault="00A55302" w:rsidP="00FC6581">
      <w:pPr>
        <w:keepNext/>
        <w:spacing w:before="120"/>
        <w:jc w:val="center"/>
        <w:rPr>
          <w:b/>
          <w:sz w:val="36"/>
          <w:szCs w:val="28"/>
        </w:rPr>
      </w:pPr>
      <w:r w:rsidRPr="00750B87">
        <w:rPr>
          <w:b/>
          <w:sz w:val="36"/>
          <w:szCs w:val="28"/>
        </w:rPr>
        <w:t>Khoa Khoa Học Máy Tính</w:t>
      </w:r>
    </w:p>
    <w:p w:rsidR="00105189" w:rsidRPr="00750B87" w:rsidRDefault="00105189" w:rsidP="00FC6581">
      <w:pPr>
        <w:keepNext/>
        <w:spacing w:before="120"/>
        <w:jc w:val="center"/>
        <w:rPr>
          <w:szCs w:val="28"/>
        </w:rPr>
      </w:pPr>
      <w:r w:rsidRPr="00750B87">
        <w:rPr>
          <w:noProof/>
          <w:szCs w:val="28"/>
          <w:lang w:eastAsia="ja-JP"/>
        </w:rPr>
        <w:drawing>
          <wp:inline distT="0" distB="0" distL="0" distR="0" wp14:anchorId="21209FCD" wp14:editId="7B9F4F8A">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FC6581" w:rsidRPr="00911E6D" w:rsidRDefault="00FC6581" w:rsidP="00750B87">
      <w:pPr>
        <w:spacing w:after="120"/>
        <w:rPr>
          <w:szCs w:val="26"/>
        </w:rPr>
      </w:pPr>
    </w:p>
    <w:p w:rsidR="00A55302" w:rsidRDefault="00A55302" w:rsidP="00A55302">
      <w:pPr>
        <w:jc w:val="center"/>
        <w:rPr>
          <w:sz w:val="32"/>
          <w:szCs w:val="32"/>
        </w:rPr>
      </w:pPr>
    </w:p>
    <w:p w:rsidR="00A55302" w:rsidRPr="00750B87" w:rsidRDefault="00AE13CF" w:rsidP="00A55302">
      <w:pPr>
        <w:jc w:val="center"/>
        <w:rPr>
          <w:sz w:val="36"/>
          <w:szCs w:val="32"/>
        </w:rPr>
      </w:pPr>
      <w:ins w:id="0" w:author="PHONG VU" w:date="2021-04-27T13:25:00Z">
        <w:r>
          <w:rPr>
            <w:sz w:val="36"/>
            <w:szCs w:val="32"/>
          </w:rPr>
          <w:t>BÁO CÁO MÔN HỌC</w:t>
        </w:r>
      </w:ins>
    </w:p>
    <w:p w:rsidR="00FC6581" w:rsidRDefault="00105189">
      <w:pPr>
        <w:spacing w:line="312" w:lineRule="auto"/>
        <w:jc w:val="center"/>
        <w:rPr>
          <w:b/>
          <w:sz w:val="42"/>
          <w:szCs w:val="42"/>
        </w:rPr>
      </w:pPr>
      <w:del w:id="1" w:author="Truong Nhan" w:date="2021-05-28T10:35:00Z">
        <w:r w:rsidRPr="00750B87" w:rsidDel="00074A68">
          <w:rPr>
            <w:b/>
            <w:sz w:val="48"/>
            <w:szCs w:val="48"/>
          </w:rPr>
          <w:delText>TÊN ĐỀ TÀI</w:delText>
        </w:r>
        <w:r w:rsidR="00FC6581" w:rsidRPr="00750B87" w:rsidDel="00074A68">
          <w:rPr>
            <w:b/>
            <w:sz w:val="48"/>
            <w:szCs w:val="48"/>
          </w:rPr>
          <w:delText xml:space="preserve"> </w:delText>
        </w:r>
        <w:r w:rsidR="00A55302" w:rsidRPr="00750B87" w:rsidDel="00074A68">
          <w:rPr>
            <w:b/>
            <w:sz w:val="48"/>
            <w:szCs w:val="48"/>
          </w:rPr>
          <w:delText>ABC</w:delText>
        </w:r>
      </w:del>
      <w:ins w:id="2" w:author="Truong Nhan" w:date="2021-05-28T10:35:00Z">
        <w:r w:rsidR="00074A68">
          <w:rPr>
            <w:b/>
            <w:sz w:val="48"/>
            <w:szCs w:val="48"/>
          </w:rPr>
          <w:t xml:space="preserve">WEBSITE BÁN ĐỒNG HỒ </w:t>
        </w:r>
      </w:ins>
    </w:p>
    <w:p w:rsidR="00A55302" w:rsidRDefault="00A55302" w:rsidP="00FC6581">
      <w:pPr>
        <w:jc w:val="center"/>
        <w:rPr>
          <w:sz w:val="30"/>
          <w:szCs w:val="28"/>
        </w:rPr>
      </w:pPr>
    </w:p>
    <w:p w:rsidR="00A55302" w:rsidRDefault="00A55302" w:rsidP="00FC6581">
      <w:pPr>
        <w:jc w:val="center"/>
        <w:rPr>
          <w:sz w:val="30"/>
          <w:szCs w:val="28"/>
        </w:rPr>
      </w:pPr>
    </w:p>
    <w:p w:rsidR="00FC6581" w:rsidRDefault="00FC6581" w:rsidP="00FC6581">
      <w:pPr>
        <w:spacing w:after="600"/>
        <w:jc w:val="center"/>
        <w:rPr>
          <w:b/>
          <w:sz w:val="42"/>
          <w:szCs w:val="42"/>
        </w:rPr>
      </w:pPr>
    </w:p>
    <w:p w:rsidR="00105189" w:rsidRDefault="00105189" w:rsidP="00750B87">
      <w:pPr>
        <w:tabs>
          <w:tab w:val="left" w:pos="4536"/>
        </w:tabs>
        <w:ind w:firstLine="1701"/>
        <w:rPr>
          <w:sz w:val="32"/>
          <w:szCs w:val="36"/>
        </w:rPr>
      </w:pPr>
      <w:r>
        <w:rPr>
          <w:sz w:val="32"/>
          <w:szCs w:val="36"/>
        </w:rPr>
        <w:t xml:space="preserve">Sinh viên thực hiện: </w:t>
      </w:r>
      <w:r>
        <w:rPr>
          <w:sz w:val="32"/>
          <w:szCs w:val="36"/>
        </w:rPr>
        <w:tab/>
      </w:r>
      <w:del w:id="3" w:author="Truong Nhan" w:date="2021-05-28T10:35:00Z">
        <w:r w:rsidRPr="00750B87" w:rsidDel="00074A68">
          <w:rPr>
            <w:b/>
            <w:sz w:val="32"/>
            <w:szCs w:val="36"/>
          </w:rPr>
          <w:delText>ABC</w:delText>
        </w:r>
      </w:del>
      <w:ins w:id="4" w:author="Truong Nhan" w:date="2021-05-28T10:35:00Z">
        <w:r w:rsidR="00074A68">
          <w:rPr>
            <w:b/>
            <w:sz w:val="32"/>
            <w:szCs w:val="36"/>
          </w:rPr>
          <w:t>Lê Minh Đức</w:t>
        </w:r>
      </w:ins>
    </w:p>
    <w:p w:rsidR="00074A68" w:rsidRDefault="00074A68">
      <w:pPr>
        <w:tabs>
          <w:tab w:val="left" w:pos="4536"/>
        </w:tabs>
        <w:ind w:firstLine="1701"/>
        <w:rPr>
          <w:ins w:id="5" w:author="Truong Nhan" w:date="2021-05-28T10:36:00Z"/>
          <w:sz w:val="32"/>
          <w:szCs w:val="36"/>
        </w:rPr>
      </w:pPr>
      <w:ins w:id="6" w:author="Truong Nhan" w:date="2021-05-28T10:36:00Z">
        <w:r>
          <w:rPr>
            <w:sz w:val="32"/>
            <w:szCs w:val="36"/>
          </w:rPr>
          <w:tab/>
        </w:r>
        <w:r>
          <w:rPr>
            <w:b/>
            <w:sz w:val="32"/>
            <w:szCs w:val="36"/>
          </w:rPr>
          <w:t xml:space="preserve">Trương Vĩnh Kha </w:t>
        </w:r>
      </w:ins>
    </w:p>
    <w:p w:rsidR="00105189" w:rsidRDefault="00105189" w:rsidP="00750B87">
      <w:pPr>
        <w:tabs>
          <w:tab w:val="left" w:pos="4536"/>
        </w:tabs>
        <w:ind w:firstLine="1701"/>
        <w:rPr>
          <w:b/>
          <w:sz w:val="32"/>
          <w:szCs w:val="36"/>
        </w:rPr>
      </w:pPr>
      <w:r>
        <w:rPr>
          <w:sz w:val="32"/>
          <w:szCs w:val="36"/>
        </w:rPr>
        <w:t xml:space="preserve">Lớp: </w:t>
      </w:r>
      <w:r>
        <w:rPr>
          <w:sz w:val="32"/>
          <w:szCs w:val="36"/>
        </w:rPr>
        <w:tab/>
      </w:r>
      <w:del w:id="7" w:author="PHONG VU" w:date="2021-04-27T13:25:00Z">
        <w:r w:rsidRPr="00750B87" w:rsidDel="00AE13CF">
          <w:rPr>
            <w:b/>
            <w:sz w:val="32"/>
            <w:szCs w:val="36"/>
          </w:rPr>
          <w:delText>xyz</w:delText>
        </w:r>
      </w:del>
      <w:ins w:id="8" w:author="PHONG VU" w:date="2021-04-27T13:25:00Z">
        <w:r w:rsidR="00AE13CF">
          <w:rPr>
            <w:b/>
            <w:sz w:val="32"/>
            <w:szCs w:val="36"/>
          </w:rPr>
          <w:t>19I2</w:t>
        </w:r>
      </w:ins>
    </w:p>
    <w:p w:rsidR="00A55302" w:rsidRPr="00A55302" w:rsidRDefault="00A55302" w:rsidP="00750B87">
      <w:pPr>
        <w:tabs>
          <w:tab w:val="left" w:pos="4536"/>
        </w:tabs>
        <w:ind w:firstLine="1701"/>
        <w:rPr>
          <w:sz w:val="32"/>
          <w:szCs w:val="36"/>
        </w:rPr>
      </w:pPr>
      <w:r w:rsidRPr="00750B87">
        <w:rPr>
          <w:sz w:val="32"/>
          <w:szCs w:val="36"/>
        </w:rPr>
        <w:t>Giảng viên hướng dẫn: TS. Lê Thị Thu Nga</w:t>
      </w:r>
    </w:p>
    <w:p w:rsidR="00320C61" w:rsidRDefault="00320C61" w:rsidP="00FC6581">
      <w:pPr>
        <w:spacing w:after="600"/>
        <w:jc w:val="center"/>
        <w:rPr>
          <w:b/>
          <w:sz w:val="42"/>
          <w:szCs w:val="42"/>
        </w:rPr>
      </w:pPr>
    </w:p>
    <w:p w:rsidR="00F23418" w:rsidRDefault="00F23418" w:rsidP="00FC6581">
      <w:pPr>
        <w:spacing w:after="600"/>
        <w:jc w:val="center"/>
        <w:rPr>
          <w:b/>
          <w:sz w:val="42"/>
          <w:szCs w:val="42"/>
        </w:rPr>
      </w:pPr>
    </w:p>
    <w:p w:rsidR="00F23418" w:rsidRDefault="00F23418" w:rsidP="00FC6581">
      <w:pPr>
        <w:spacing w:after="600"/>
        <w:jc w:val="center"/>
        <w:rPr>
          <w:b/>
          <w:sz w:val="42"/>
          <w:szCs w:val="42"/>
        </w:rPr>
      </w:pPr>
    </w:p>
    <w:p w:rsidR="00FC6581" w:rsidRPr="00750B87" w:rsidRDefault="00105189" w:rsidP="00320C61">
      <w:pPr>
        <w:jc w:val="center"/>
        <w:rPr>
          <w:sz w:val="32"/>
          <w:szCs w:val="30"/>
        </w:rPr>
      </w:pPr>
      <w:r w:rsidRPr="00750B87">
        <w:rPr>
          <w:sz w:val="32"/>
          <w:szCs w:val="30"/>
        </w:rPr>
        <w:lastRenderedPageBreak/>
        <w:t>Đà N</w:t>
      </w:r>
      <w:r w:rsidR="007C4154">
        <w:rPr>
          <w:sz w:val="32"/>
          <w:szCs w:val="30"/>
        </w:rPr>
        <w:t>ẵ</w:t>
      </w:r>
      <w:r w:rsidRPr="00750B87">
        <w:rPr>
          <w:sz w:val="32"/>
          <w:szCs w:val="30"/>
        </w:rPr>
        <w:t>ng</w:t>
      </w:r>
      <w:r w:rsidR="002B513B">
        <w:rPr>
          <w:sz w:val="32"/>
          <w:szCs w:val="30"/>
        </w:rPr>
        <w:t>,</w:t>
      </w:r>
      <w:r w:rsidR="00320C61" w:rsidRPr="00750B87">
        <w:rPr>
          <w:sz w:val="32"/>
          <w:szCs w:val="30"/>
        </w:rPr>
        <w:t xml:space="preserve"> </w:t>
      </w:r>
      <w:r w:rsidRPr="00750B87">
        <w:rPr>
          <w:sz w:val="32"/>
          <w:szCs w:val="30"/>
        </w:rPr>
        <w:t xml:space="preserve">tháng </w:t>
      </w:r>
      <w:r w:rsidR="00A55302">
        <w:rPr>
          <w:sz w:val="32"/>
          <w:szCs w:val="30"/>
        </w:rPr>
        <w:t>05</w:t>
      </w:r>
      <w:r w:rsidRPr="00750B87">
        <w:rPr>
          <w:sz w:val="32"/>
          <w:szCs w:val="30"/>
        </w:rPr>
        <w:t xml:space="preserve"> năm </w:t>
      </w:r>
      <w:r w:rsidR="00FC6581" w:rsidRPr="00750B87">
        <w:rPr>
          <w:sz w:val="32"/>
          <w:szCs w:val="30"/>
        </w:rPr>
        <w:t>20</w:t>
      </w:r>
      <w:r w:rsidR="002B513B">
        <w:rPr>
          <w:sz w:val="32"/>
          <w:szCs w:val="30"/>
        </w:rPr>
        <w:t>2</w:t>
      </w:r>
      <w:r w:rsidR="00A55302">
        <w:rPr>
          <w:sz w:val="32"/>
          <w:szCs w:val="30"/>
        </w:rPr>
        <w:t>1</w:t>
      </w:r>
    </w:p>
    <w:p w:rsidR="00FC6581" w:rsidRDefault="00FC6581" w:rsidP="00E548A7">
      <w:pPr>
        <w:rPr>
          <w:b/>
          <w:szCs w:val="26"/>
        </w:rPr>
      </w:pPr>
    </w:p>
    <w:p w:rsidR="001F3B50" w:rsidRPr="00E06DD8" w:rsidRDefault="001F3B50" w:rsidP="001F3B50">
      <w:pPr>
        <w:spacing w:before="240"/>
        <w:jc w:val="center"/>
        <w:rPr>
          <w:sz w:val="32"/>
          <w:szCs w:val="28"/>
        </w:rPr>
      </w:pPr>
      <w:r w:rsidRPr="00E06DD8">
        <w:rPr>
          <w:szCs w:val="28"/>
        </w:rPr>
        <w:t xml:space="preserve">TRƯỜNG ĐẠI HỌC </w:t>
      </w:r>
      <w:r>
        <w:rPr>
          <w:szCs w:val="28"/>
        </w:rPr>
        <w:t>CÔNG NGHỆ THÔNG TIN &amp;</w:t>
      </w:r>
    </w:p>
    <w:p w:rsidR="001F3B50" w:rsidRDefault="001F3B50" w:rsidP="001F3B50">
      <w:pPr>
        <w:keepNext/>
        <w:spacing w:before="120"/>
        <w:jc w:val="center"/>
        <w:rPr>
          <w:szCs w:val="28"/>
        </w:rPr>
      </w:pPr>
      <w:r w:rsidRPr="00037843">
        <w:rPr>
          <w:szCs w:val="28"/>
        </w:rPr>
        <w:t>TRUYỀN THÔNG VIỆT  HÀN</w:t>
      </w:r>
    </w:p>
    <w:p w:rsidR="001F3B50" w:rsidRPr="00037843" w:rsidRDefault="001F3B50" w:rsidP="001F3B50">
      <w:pPr>
        <w:keepNext/>
        <w:spacing w:before="120"/>
        <w:jc w:val="center"/>
        <w:rPr>
          <w:b/>
          <w:sz w:val="36"/>
          <w:szCs w:val="28"/>
        </w:rPr>
      </w:pPr>
      <w:r w:rsidRPr="00037843">
        <w:rPr>
          <w:b/>
          <w:sz w:val="36"/>
          <w:szCs w:val="28"/>
        </w:rPr>
        <w:t>Khoa Khoa Học Máy Tính</w:t>
      </w:r>
    </w:p>
    <w:p w:rsidR="001F3B50" w:rsidRPr="00037843" w:rsidRDefault="001F3B50" w:rsidP="001F3B50">
      <w:pPr>
        <w:keepNext/>
        <w:spacing w:before="120"/>
        <w:jc w:val="center"/>
        <w:rPr>
          <w:szCs w:val="28"/>
        </w:rPr>
      </w:pPr>
      <w:r w:rsidRPr="00750B87">
        <w:rPr>
          <w:noProof/>
          <w:szCs w:val="28"/>
          <w:lang w:eastAsia="ja-JP"/>
        </w:rPr>
        <w:drawing>
          <wp:inline distT="0" distB="0" distL="0" distR="0" wp14:anchorId="0CDB77C0" wp14:editId="5A8DAC0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rsidR="001F3B50" w:rsidRPr="00911E6D" w:rsidRDefault="001F3B50" w:rsidP="001F3B50">
      <w:pPr>
        <w:spacing w:after="120"/>
        <w:rPr>
          <w:szCs w:val="26"/>
        </w:rPr>
      </w:pPr>
    </w:p>
    <w:p w:rsidR="001F3B50" w:rsidRDefault="001F3B50" w:rsidP="001F3B50">
      <w:pPr>
        <w:jc w:val="center"/>
        <w:rPr>
          <w:sz w:val="32"/>
          <w:szCs w:val="32"/>
        </w:rPr>
      </w:pPr>
    </w:p>
    <w:p w:rsidR="00AE13CF" w:rsidRPr="00750B87" w:rsidRDefault="00AE13CF" w:rsidP="00AE13CF">
      <w:pPr>
        <w:jc w:val="center"/>
        <w:rPr>
          <w:ins w:id="9" w:author="PHONG VU" w:date="2021-04-27T13:26:00Z"/>
          <w:sz w:val="36"/>
          <w:szCs w:val="32"/>
        </w:rPr>
      </w:pPr>
      <w:ins w:id="10" w:author="PHONG VU" w:date="2021-04-27T13:26:00Z">
        <w:r>
          <w:rPr>
            <w:sz w:val="36"/>
            <w:szCs w:val="32"/>
          </w:rPr>
          <w:t>BÁO CÁO MÔN HỌC</w:t>
        </w:r>
      </w:ins>
    </w:p>
    <w:p w:rsidR="00074A68" w:rsidRDefault="00074A68" w:rsidP="00074A68">
      <w:pPr>
        <w:spacing w:line="312" w:lineRule="auto"/>
        <w:jc w:val="center"/>
        <w:rPr>
          <w:ins w:id="11" w:author="Truong Nhan" w:date="2021-05-28T10:41:00Z"/>
          <w:b/>
          <w:sz w:val="42"/>
          <w:szCs w:val="42"/>
        </w:rPr>
      </w:pPr>
      <w:ins w:id="12" w:author="Truong Nhan" w:date="2021-05-28T10:41:00Z">
        <w:r>
          <w:rPr>
            <w:b/>
            <w:sz w:val="48"/>
            <w:szCs w:val="48"/>
          </w:rPr>
          <w:t xml:space="preserve">WEBSITE BÁN ĐỒNG HỒ </w:t>
        </w:r>
      </w:ins>
    </w:p>
    <w:p w:rsidR="00AE13CF" w:rsidRPr="00914B05" w:rsidRDefault="00AE13CF" w:rsidP="00914B05">
      <w:pPr>
        <w:spacing w:line="312" w:lineRule="auto"/>
        <w:jc w:val="center"/>
        <w:rPr>
          <w:ins w:id="13" w:author="PHONG VU" w:date="2021-04-27T13:26:00Z"/>
          <w:b/>
          <w:sz w:val="42"/>
          <w:szCs w:val="42"/>
        </w:rPr>
      </w:pPr>
      <w:ins w:id="14" w:author="PHONG VU" w:date="2021-04-27T13:26:00Z">
        <w:del w:id="15" w:author="Truong Nhan" w:date="2021-05-28T10:41:00Z">
          <w:r w:rsidRPr="00750B87" w:rsidDel="00074A68">
            <w:rPr>
              <w:b/>
              <w:sz w:val="48"/>
              <w:szCs w:val="48"/>
            </w:rPr>
            <w:delText>TÊN ĐỀ TÀI ABC</w:delText>
          </w:r>
        </w:del>
      </w:ins>
    </w:p>
    <w:p w:rsidR="00AE13CF" w:rsidRDefault="00AE13CF" w:rsidP="00AE13CF">
      <w:pPr>
        <w:spacing w:after="600"/>
        <w:jc w:val="center"/>
        <w:rPr>
          <w:ins w:id="16" w:author="PHONG VU" w:date="2021-04-27T13:26:00Z"/>
          <w:b/>
          <w:sz w:val="42"/>
          <w:szCs w:val="42"/>
        </w:rPr>
      </w:pPr>
    </w:p>
    <w:p w:rsidR="00074A68" w:rsidRDefault="00074A68" w:rsidP="00074A68">
      <w:pPr>
        <w:tabs>
          <w:tab w:val="left" w:pos="4536"/>
        </w:tabs>
        <w:ind w:firstLine="1701"/>
        <w:rPr>
          <w:ins w:id="17" w:author="Truong Nhan" w:date="2021-05-28T10:41:00Z"/>
          <w:sz w:val="32"/>
          <w:szCs w:val="36"/>
        </w:rPr>
      </w:pPr>
      <w:ins w:id="18" w:author="Truong Nhan" w:date="2021-05-28T10:41:00Z">
        <w:r>
          <w:rPr>
            <w:sz w:val="32"/>
            <w:szCs w:val="36"/>
          </w:rPr>
          <w:t xml:space="preserve">Sinh viên thực hiện: </w:t>
        </w:r>
        <w:r>
          <w:rPr>
            <w:sz w:val="32"/>
            <w:szCs w:val="36"/>
          </w:rPr>
          <w:tab/>
        </w:r>
        <w:r>
          <w:rPr>
            <w:b/>
            <w:sz w:val="32"/>
            <w:szCs w:val="36"/>
          </w:rPr>
          <w:t>Lê Minh Đức</w:t>
        </w:r>
      </w:ins>
    </w:p>
    <w:p w:rsidR="00074A68" w:rsidRDefault="00074A68" w:rsidP="00074A68">
      <w:pPr>
        <w:tabs>
          <w:tab w:val="left" w:pos="4536"/>
        </w:tabs>
        <w:ind w:firstLine="1701"/>
        <w:rPr>
          <w:ins w:id="19" w:author="Truong Nhan" w:date="2021-05-28T10:41:00Z"/>
          <w:sz w:val="32"/>
          <w:szCs w:val="36"/>
        </w:rPr>
      </w:pPr>
      <w:ins w:id="20" w:author="Truong Nhan" w:date="2021-05-28T10:41:00Z">
        <w:r>
          <w:rPr>
            <w:sz w:val="32"/>
            <w:szCs w:val="36"/>
          </w:rPr>
          <w:tab/>
        </w:r>
        <w:r>
          <w:rPr>
            <w:b/>
            <w:sz w:val="32"/>
            <w:szCs w:val="36"/>
          </w:rPr>
          <w:t xml:space="preserve">Trương Vĩnh Kha </w:t>
        </w:r>
      </w:ins>
    </w:p>
    <w:p w:rsidR="00AE13CF" w:rsidDel="00074A68" w:rsidRDefault="00AE13CF" w:rsidP="00AE13CF">
      <w:pPr>
        <w:tabs>
          <w:tab w:val="left" w:pos="4536"/>
        </w:tabs>
        <w:ind w:firstLine="1701"/>
        <w:rPr>
          <w:ins w:id="21" w:author="PHONG VU" w:date="2021-04-27T13:26:00Z"/>
          <w:del w:id="22" w:author="Truong Nhan" w:date="2021-05-28T10:41:00Z"/>
          <w:sz w:val="32"/>
          <w:szCs w:val="36"/>
        </w:rPr>
      </w:pPr>
      <w:ins w:id="23" w:author="PHONG VU" w:date="2021-04-27T13:26:00Z">
        <w:del w:id="24" w:author="Truong Nhan" w:date="2021-05-28T10:41:00Z">
          <w:r w:rsidDel="00074A68">
            <w:rPr>
              <w:sz w:val="32"/>
              <w:szCs w:val="36"/>
            </w:rPr>
            <w:delText xml:space="preserve">Sinh viên thực hiện: </w:delText>
          </w:r>
          <w:r w:rsidDel="00074A68">
            <w:rPr>
              <w:sz w:val="32"/>
              <w:szCs w:val="36"/>
            </w:rPr>
            <w:tab/>
          </w:r>
          <w:r w:rsidRPr="00750B87" w:rsidDel="00074A68">
            <w:rPr>
              <w:b/>
              <w:sz w:val="32"/>
              <w:szCs w:val="36"/>
            </w:rPr>
            <w:delText>ABC</w:delText>
          </w:r>
        </w:del>
      </w:ins>
    </w:p>
    <w:p w:rsidR="00AE13CF" w:rsidRDefault="00AE13CF" w:rsidP="00AE13CF">
      <w:pPr>
        <w:tabs>
          <w:tab w:val="left" w:pos="4536"/>
        </w:tabs>
        <w:ind w:firstLine="1701"/>
        <w:rPr>
          <w:ins w:id="25" w:author="PHONG VU" w:date="2021-04-27T13:26:00Z"/>
          <w:b/>
          <w:sz w:val="32"/>
          <w:szCs w:val="36"/>
        </w:rPr>
      </w:pPr>
      <w:ins w:id="26" w:author="PHONG VU" w:date="2021-04-27T13:26:00Z">
        <w:r>
          <w:rPr>
            <w:sz w:val="32"/>
            <w:szCs w:val="36"/>
          </w:rPr>
          <w:t xml:space="preserve">Lớp: </w:t>
        </w:r>
        <w:r>
          <w:rPr>
            <w:sz w:val="32"/>
            <w:szCs w:val="36"/>
          </w:rPr>
          <w:tab/>
        </w:r>
        <w:r>
          <w:rPr>
            <w:b/>
            <w:sz w:val="32"/>
            <w:szCs w:val="36"/>
          </w:rPr>
          <w:t>19I2</w:t>
        </w:r>
      </w:ins>
    </w:p>
    <w:p w:rsidR="001F3B50" w:rsidRPr="00037843" w:rsidDel="00AE13CF" w:rsidRDefault="00AE13CF" w:rsidP="00AE13CF">
      <w:pPr>
        <w:jc w:val="center"/>
        <w:rPr>
          <w:del w:id="27" w:author="PHONG VU" w:date="2021-04-27T13:26:00Z"/>
          <w:sz w:val="36"/>
          <w:szCs w:val="32"/>
        </w:rPr>
      </w:pPr>
      <w:ins w:id="28" w:author="PHONG VU" w:date="2021-04-27T13:26:00Z">
        <w:r w:rsidRPr="00750B87">
          <w:rPr>
            <w:sz w:val="32"/>
            <w:szCs w:val="36"/>
          </w:rPr>
          <w:t>Giảng viên hướng dẫn: TS. Lê Thị Thu Nga</w:t>
        </w:r>
      </w:ins>
      <w:del w:id="29" w:author="PHONG VU" w:date="2021-04-27T13:26:00Z">
        <w:r w:rsidR="001F3B50" w:rsidRPr="00037843" w:rsidDel="00AE13CF">
          <w:rPr>
            <w:sz w:val="36"/>
            <w:szCs w:val="32"/>
          </w:rPr>
          <w:delText>ĐỒ ÁN CƠ SỞ 3</w:delText>
        </w:r>
      </w:del>
    </w:p>
    <w:p w:rsidR="001F3B50" w:rsidDel="00AE13CF" w:rsidRDefault="001F3B50" w:rsidP="001F3B50">
      <w:pPr>
        <w:spacing w:line="312" w:lineRule="auto"/>
        <w:jc w:val="center"/>
        <w:rPr>
          <w:del w:id="30" w:author="PHONG VU" w:date="2021-04-27T13:26:00Z"/>
          <w:b/>
          <w:sz w:val="42"/>
          <w:szCs w:val="42"/>
        </w:rPr>
      </w:pPr>
      <w:del w:id="31" w:author="PHONG VU" w:date="2021-04-27T13:26:00Z">
        <w:r w:rsidRPr="00037843" w:rsidDel="00AE13CF">
          <w:rPr>
            <w:b/>
            <w:sz w:val="48"/>
            <w:szCs w:val="48"/>
          </w:rPr>
          <w:delText>TÊN ĐỀ TÀI ABC</w:delText>
        </w:r>
      </w:del>
    </w:p>
    <w:p w:rsidR="001F3B50" w:rsidDel="00AE13CF" w:rsidRDefault="001F3B50" w:rsidP="001F3B50">
      <w:pPr>
        <w:jc w:val="center"/>
        <w:rPr>
          <w:del w:id="32" w:author="PHONG VU" w:date="2021-04-27T13:26:00Z"/>
          <w:sz w:val="30"/>
          <w:szCs w:val="28"/>
        </w:rPr>
      </w:pPr>
    </w:p>
    <w:p w:rsidR="001F3B50" w:rsidDel="00AE13CF" w:rsidRDefault="001F3B50" w:rsidP="001F3B50">
      <w:pPr>
        <w:jc w:val="center"/>
        <w:rPr>
          <w:del w:id="33" w:author="PHONG VU" w:date="2021-04-27T13:26:00Z"/>
          <w:sz w:val="30"/>
          <w:szCs w:val="28"/>
        </w:rPr>
      </w:pPr>
    </w:p>
    <w:p w:rsidR="001F3B50" w:rsidDel="00AE13CF" w:rsidRDefault="001F3B50" w:rsidP="001F3B50">
      <w:pPr>
        <w:spacing w:after="600"/>
        <w:jc w:val="center"/>
        <w:rPr>
          <w:del w:id="34" w:author="PHONG VU" w:date="2021-04-27T13:26:00Z"/>
          <w:b/>
          <w:sz w:val="42"/>
          <w:szCs w:val="42"/>
        </w:rPr>
      </w:pPr>
    </w:p>
    <w:p w:rsidR="001F3B50" w:rsidDel="00AE13CF" w:rsidRDefault="001F3B50" w:rsidP="001F3B50">
      <w:pPr>
        <w:tabs>
          <w:tab w:val="left" w:pos="4536"/>
        </w:tabs>
        <w:ind w:firstLine="1701"/>
        <w:rPr>
          <w:del w:id="35" w:author="PHONG VU" w:date="2021-04-27T13:26:00Z"/>
          <w:sz w:val="32"/>
          <w:szCs w:val="36"/>
        </w:rPr>
      </w:pPr>
      <w:del w:id="36" w:author="PHONG VU" w:date="2021-04-27T13:26:00Z">
        <w:r w:rsidDel="00AE13CF">
          <w:rPr>
            <w:sz w:val="32"/>
            <w:szCs w:val="36"/>
          </w:rPr>
          <w:delText xml:space="preserve">Sinh viên thực hiện: </w:delText>
        </w:r>
        <w:r w:rsidDel="00AE13CF">
          <w:rPr>
            <w:sz w:val="32"/>
            <w:szCs w:val="36"/>
          </w:rPr>
          <w:tab/>
        </w:r>
        <w:r w:rsidRPr="00037843" w:rsidDel="00AE13CF">
          <w:rPr>
            <w:b/>
            <w:sz w:val="32"/>
            <w:szCs w:val="36"/>
          </w:rPr>
          <w:delText>ABC</w:delText>
        </w:r>
      </w:del>
    </w:p>
    <w:p w:rsidR="001F3B50" w:rsidDel="00AE13CF" w:rsidRDefault="001F3B50" w:rsidP="001F3B50">
      <w:pPr>
        <w:tabs>
          <w:tab w:val="left" w:pos="4536"/>
        </w:tabs>
        <w:ind w:firstLine="1701"/>
        <w:rPr>
          <w:del w:id="37" w:author="PHONG VU" w:date="2021-04-27T13:26:00Z"/>
          <w:b/>
          <w:sz w:val="32"/>
          <w:szCs w:val="36"/>
        </w:rPr>
      </w:pPr>
      <w:del w:id="38" w:author="PHONG VU" w:date="2021-04-27T13:26:00Z">
        <w:r w:rsidDel="00AE13CF">
          <w:rPr>
            <w:sz w:val="32"/>
            <w:szCs w:val="36"/>
          </w:rPr>
          <w:delText xml:space="preserve">Lớp: </w:delText>
        </w:r>
        <w:r w:rsidDel="00AE13CF">
          <w:rPr>
            <w:sz w:val="32"/>
            <w:szCs w:val="36"/>
          </w:rPr>
          <w:tab/>
        </w:r>
        <w:r w:rsidRPr="00037843" w:rsidDel="00AE13CF">
          <w:rPr>
            <w:b/>
            <w:sz w:val="32"/>
            <w:szCs w:val="36"/>
          </w:rPr>
          <w:delText>xyz</w:delText>
        </w:r>
      </w:del>
    </w:p>
    <w:p w:rsidR="001F3B50" w:rsidRPr="00037843" w:rsidRDefault="001F3B50" w:rsidP="001F3B50">
      <w:pPr>
        <w:tabs>
          <w:tab w:val="left" w:pos="4536"/>
        </w:tabs>
        <w:ind w:firstLine="1701"/>
        <w:rPr>
          <w:sz w:val="32"/>
          <w:szCs w:val="36"/>
        </w:rPr>
      </w:pPr>
      <w:del w:id="39" w:author="PHONG VU" w:date="2021-04-27T13:26:00Z">
        <w:r w:rsidRPr="00037843" w:rsidDel="00AE13CF">
          <w:rPr>
            <w:sz w:val="32"/>
            <w:szCs w:val="36"/>
          </w:rPr>
          <w:delText>Giảng viên hướng dẫn: TS. Lê Thị Thu Nga</w:delText>
        </w:r>
      </w:del>
    </w:p>
    <w:p w:rsidR="001F3B50" w:rsidRDefault="001F3B50" w:rsidP="001F3B50">
      <w:pPr>
        <w:spacing w:after="600"/>
        <w:jc w:val="center"/>
        <w:rPr>
          <w:b/>
          <w:sz w:val="42"/>
          <w:szCs w:val="42"/>
        </w:rPr>
      </w:pPr>
    </w:p>
    <w:p w:rsidR="001F3B50" w:rsidRDefault="001F3B50" w:rsidP="001F3B50">
      <w:pPr>
        <w:spacing w:after="600"/>
        <w:jc w:val="center"/>
        <w:rPr>
          <w:b/>
          <w:sz w:val="42"/>
          <w:szCs w:val="42"/>
        </w:rPr>
      </w:pPr>
    </w:p>
    <w:p w:rsidR="001F3B50" w:rsidRPr="00472C7E" w:rsidRDefault="001F3B50" w:rsidP="00472C7E">
      <w:pPr>
        <w:jc w:val="center"/>
        <w:rPr>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r>
        <w:rPr>
          <w:sz w:val="32"/>
          <w:szCs w:val="30"/>
        </w:rPr>
        <w:t>05</w:t>
      </w:r>
      <w:r w:rsidRPr="00037843">
        <w:rPr>
          <w:sz w:val="32"/>
          <w:szCs w:val="30"/>
        </w:rPr>
        <w:t xml:space="preserve"> năm 20</w:t>
      </w:r>
      <w:r>
        <w:rPr>
          <w:sz w:val="32"/>
          <w:szCs w:val="30"/>
        </w:rPr>
        <w:t>21</w:t>
      </w:r>
    </w:p>
    <w:p w:rsidR="001F3B50" w:rsidRPr="00914B05" w:rsidRDefault="002B513B" w:rsidP="00BF5224">
      <w:pPr>
        <w:pStyle w:val="TOC1"/>
      </w:pPr>
      <w:bookmarkStart w:id="40" w:name="_Toc7979773"/>
      <w:bookmarkStart w:id="41" w:name="_Toc7979836"/>
      <w:bookmarkStart w:id="42" w:name="_Toc8805988"/>
      <w:bookmarkStart w:id="43" w:name="_Toc9016555"/>
      <w:bookmarkStart w:id="44" w:name="_Toc9522822"/>
      <w:bookmarkStart w:id="45" w:name="_Toc9522924"/>
      <w:bookmarkStart w:id="46" w:name="_Toc57216370"/>
      <w:r w:rsidRPr="00750B87">
        <w:lastRenderedPageBreak/>
        <w:t xml:space="preserve">NHẬN XÉT CỦA </w:t>
      </w:r>
      <w:bookmarkEnd w:id="46"/>
      <w:r w:rsidR="001F3B50" w:rsidRPr="00750B87">
        <w:t>GIẢNG VIÊN HƯỚNG DẪN</w:t>
      </w:r>
    </w:p>
    <w:p w:rsidR="00133F35" w:rsidRDefault="00133F35" w:rsidP="00472C7E">
      <w:pPr>
        <w:tabs>
          <w:tab w:val="left" w:leader="dot" w:pos="8640"/>
        </w:tabs>
        <w:ind w:firstLine="0"/>
      </w:pPr>
      <w:r>
        <w:tab/>
      </w:r>
    </w:p>
    <w:p w:rsidR="00133F35" w:rsidRDefault="00133F35" w:rsidP="00472C7E">
      <w:pPr>
        <w:tabs>
          <w:tab w:val="left" w:leader="dot" w:pos="8640"/>
        </w:tabs>
        <w:ind w:firstLine="0"/>
      </w:pPr>
      <w:r>
        <w:tab/>
      </w:r>
    </w:p>
    <w:p w:rsidR="00133F35" w:rsidRDefault="00133F35" w:rsidP="00472C7E">
      <w:pPr>
        <w:tabs>
          <w:tab w:val="left" w:leader="dot" w:pos="8640"/>
        </w:tabs>
        <w:ind w:firstLine="0"/>
      </w:pPr>
      <w:r>
        <w:tab/>
      </w:r>
    </w:p>
    <w:p w:rsidR="00133F35" w:rsidRDefault="00133F35" w:rsidP="00472C7E">
      <w:pPr>
        <w:tabs>
          <w:tab w:val="left" w:leader="dot" w:pos="8640"/>
        </w:tabs>
        <w:ind w:firstLine="0"/>
      </w:pPr>
      <w:r>
        <w:tab/>
      </w:r>
    </w:p>
    <w:p w:rsidR="00133F35" w:rsidRDefault="00133F35" w:rsidP="00472C7E">
      <w:pPr>
        <w:tabs>
          <w:tab w:val="left" w:leader="dot" w:pos="8640"/>
        </w:tabs>
        <w:ind w:firstLine="0"/>
      </w:pPr>
      <w:r>
        <w:tab/>
      </w:r>
    </w:p>
    <w:p w:rsidR="00133F35" w:rsidRDefault="00133F35" w:rsidP="00472C7E">
      <w:pPr>
        <w:tabs>
          <w:tab w:val="left" w:leader="dot" w:pos="8640"/>
        </w:tabs>
        <w:ind w:firstLine="0"/>
      </w:pPr>
      <w:r>
        <w:tab/>
      </w:r>
    </w:p>
    <w:p w:rsidR="00A6582A" w:rsidRDefault="00472C7E" w:rsidP="00472C7E">
      <w:pPr>
        <w:tabs>
          <w:tab w:val="left" w:leader="dot" w:pos="8640"/>
        </w:tabs>
        <w:ind w:firstLine="0"/>
      </w:pPr>
      <w:r>
        <w:tab/>
      </w:r>
      <w:r w:rsidR="00A6582A" w:rsidRPr="00750B87">
        <w:tab/>
      </w:r>
      <w:r w:rsidR="00A6582A" w:rsidRPr="00750B87">
        <w:tab/>
      </w:r>
    </w:p>
    <w:p w:rsidR="00472C7E" w:rsidRDefault="00472C7E" w:rsidP="00472C7E">
      <w:pPr>
        <w:ind w:firstLine="0"/>
      </w:pPr>
      <w:r>
        <w:tab/>
      </w:r>
    </w:p>
    <w:p w:rsidR="00472C7E" w:rsidRDefault="00472C7E" w:rsidP="00472C7E">
      <w:pPr>
        <w:ind w:firstLine="0"/>
      </w:pPr>
      <w:r>
        <w:tab/>
      </w:r>
    </w:p>
    <w:p w:rsidR="00472C7E" w:rsidRDefault="00472C7E" w:rsidP="00472C7E">
      <w:pPr>
        <w:ind w:firstLine="0"/>
      </w:pPr>
      <w:r>
        <w:tab/>
      </w:r>
    </w:p>
    <w:p w:rsidR="00472C7E" w:rsidRDefault="00472C7E" w:rsidP="00472C7E">
      <w:pPr>
        <w:ind w:firstLine="0"/>
      </w:pPr>
      <w:r>
        <w:tab/>
      </w:r>
    </w:p>
    <w:p w:rsidR="00472C7E" w:rsidRDefault="00472C7E" w:rsidP="00472C7E">
      <w:pPr>
        <w:ind w:firstLine="0"/>
      </w:pPr>
      <w:r>
        <w:tab/>
      </w:r>
    </w:p>
    <w:p w:rsidR="00472C7E" w:rsidRPr="00750B87" w:rsidRDefault="00472C7E" w:rsidP="00472C7E">
      <w:pPr>
        <w:ind w:firstLine="0"/>
      </w:pPr>
      <w:r>
        <w:tab/>
      </w:r>
    </w:p>
    <w:p w:rsidR="00A6582A" w:rsidRPr="00750B87" w:rsidRDefault="00A6582A" w:rsidP="00914B05">
      <w:pPr>
        <w:rPr>
          <w:i/>
          <w:sz w:val="24"/>
          <w:szCs w:val="36"/>
        </w:rPr>
      </w:pPr>
      <w:r w:rsidRPr="00750B87">
        <w:rPr>
          <w:i/>
          <w:sz w:val="24"/>
          <w:szCs w:val="36"/>
        </w:rPr>
        <w:tab/>
      </w:r>
      <w:r w:rsidRPr="00750B87">
        <w:rPr>
          <w:i/>
          <w:sz w:val="24"/>
          <w:szCs w:val="36"/>
        </w:rPr>
        <w:tab/>
      </w:r>
    </w:p>
    <w:p w:rsidR="00A6582A" w:rsidRPr="00750B87" w:rsidRDefault="00A6582A" w:rsidP="00914B05">
      <w:pPr>
        <w:rPr>
          <w:i/>
          <w:sz w:val="24"/>
          <w:szCs w:val="36"/>
        </w:rPr>
      </w:pPr>
      <w:r w:rsidRPr="00750B87">
        <w:rPr>
          <w:i/>
          <w:sz w:val="24"/>
          <w:szCs w:val="36"/>
        </w:rPr>
        <w:tab/>
      </w:r>
      <w:r w:rsidRPr="00750B87">
        <w:rPr>
          <w:i/>
          <w:sz w:val="24"/>
          <w:szCs w:val="36"/>
        </w:rPr>
        <w:tab/>
      </w:r>
    </w:p>
    <w:p w:rsidR="00A6582A" w:rsidRPr="00750B87" w:rsidRDefault="00A6582A" w:rsidP="00914B05">
      <w:pPr>
        <w:rPr>
          <w:i/>
          <w:sz w:val="24"/>
          <w:szCs w:val="36"/>
        </w:rPr>
      </w:pPr>
      <w:r w:rsidRPr="00750B87">
        <w:rPr>
          <w:i/>
          <w:sz w:val="24"/>
          <w:szCs w:val="36"/>
        </w:rPr>
        <w:tab/>
      </w:r>
      <w:r w:rsidRPr="00750B87">
        <w:rPr>
          <w:i/>
          <w:sz w:val="24"/>
          <w:szCs w:val="36"/>
        </w:rPr>
        <w:tab/>
      </w:r>
    </w:p>
    <w:p w:rsidR="00A6582A" w:rsidRPr="00750B87" w:rsidRDefault="00A6582A" w:rsidP="00750B87">
      <w:pPr>
        <w:rPr>
          <w:i/>
        </w:rPr>
      </w:pPr>
    </w:p>
    <w:p w:rsidR="00A6582A" w:rsidRPr="00750B87" w:rsidRDefault="00A6582A" w:rsidP="00750B87">
      <w:pPr>
        <w:rPr>
          <w:i/>
        </w:rPr>
      </w:pPr>
      <w:r>
        <w:rPr>
          <w:b/>
          <w:i/>
          <w:sz w:val="36"/>
          <w:szCs w:val="36"/>
        </w:rPr>
        <w:tab/>
      </w:r>
    </w:p>
    <w:p w:rsidR="00A6582A" w:rsidRPr="00750B87" w:rsidRDefault="00A6582A" w:rsidP="00750B87">
      <w:pPr>
        <w:rPr>
          <w:i/>
        </w:rPr>
      </w:pPr>
    </w:p>
    <w:p w:rsidR="002B513B" w:rsidRPr="00750B87" w:rsidRDefault="002B513B" w:rsidP="00750B87">
      <w:pPr>
        <w:rPr>
          <w:i/>
        </w:rPr>
      </w:pPr>
      <w:r>
        <w:tab/>
      </w:r>
      <w:r>
        <w:tab/>
      </w:r>
    </w:p>
    <w:p w:rsidR="002B513B" w:rsidRDefault="002B513B" w:rsidP="00914B05">
      <w:pPr>
        <w:rPr>
          <w:b/>
          <w:i/>
          <w:sz w:val="36"/>
          <w:szCs w:val="36"/>
        </w:rPr>
      </w:pPr>
      <w:r>
        <w:rPr>
          <w:b/>
          <w:i/>
          <w:sz w:val="36"/>
          <w:szCs w:val="36"/>
        </w:rPr>
        <w:tab/>
      </w:r>
    </w:p>
    <w:p w:rsidR="00B809C3" w:rsidRPr="00320C61" w:rsidRDefault="002B513B" w:rsidP="00914B05">
      <w:pPr>
        <w:rPr>
          <w:b/>
          <w:i/>
          <w:szCs w:val="26"/>
        </w:rPr>
      </w:pPr>
      <w:r>
        <w:rPr>
          <w:b/>
          <w:i/>
          <w:sz w:val="36"/>
          <w:szCs w:val="36"/>
        </w:rPr>
        <w:tab/>
      </w:r>
      <w:bookmarkEnd w:id="40"/>
      <w:bookmarkEnd w:id="41"/>
      <w:bookmarkEnd w:id="42"/>
      <w:bookmarkEnd w:id="43"/>
      <w:bookmarkEnd w:id="44"/>
      <w:bookmarkEnd w:id="45"/>
    </w:p>
    <w:p w:rsidR="005150CE" w:rsidRPr="00911E6D" w:rsidRDefault="00FD3FC0">
      <w:pPr>
        <w:tabs>
          <w:tab w:val="center" w:pos="6804"/>
        </w:tabs>
        <w:rPr>
          <w:b/>
          <w:i/>
          <w:szCs w:val="26"/>
        </w:rPr>
      </w:pPr>
      <w:r w:rsidRPr="00911E6D">
        <w:rPr>
          <w:b/>
          <w:i/>
          <w:szCs w:val="26"/>
        </w:rPr>
        <w:br w:type="page"/>
      </w:r>
    </w:p>
    <w:p w:rsidR="00682E63" w:rsidRDefault="00FD3FC0" w:rsidP="00BF5224">
      <w:pPr>
        <w:pStyle w:val="TOC1"/>
      </w:pPr>
      <w:bookmarkStart w:id="47" w:name="_Toc7979774"/>
      <w:bookmarkStart w:id="48" w:name="_Toc7979837"/>
      <w:bookmarkStart w:id="49" w:name="_Toc8805989"/>
      <w:bookmarkStart w:id="50" w:name="_Toc9016556"/>
      <w:bookmarkStart w:id="51" w:name="_Toc9522823"/>
      <w:bookmarkStart w:id="52" w:name="_Toc9522925"/>
      <w:bookmarkStart w:id="53" w:name="_Toc57216371"/>
      <w:r w:rsidRPr="00750B87">
        <w:lastRenderedPageBreak/>
        <w:t>LỜI CẢM ƠN</w:t>
      </w:r>
      <w:bookmarkEnd w:id="47"/>
      <w:bookmarkEnd w:id="48"/>
      <w:bookmarkEnd w:id="49"/>
      <w:bookmarkEnd w:id="50"/>
      <w:bookmarkEnd w:id="51"/>
      <w:bookmarkEnd w:id="52"/>
      <w:bookmarkEnd w:id="53"/>
    </w:p>
    <w:p w:rsidR="00472C7E" w:rsidRPr="00472C7E" w:rsidRDefault="00472C7E" w:rsidP="00472C7E"/>
    <w:p w:rsidR="007B724D" w:rsidRPr="00472C7E" w:rsidRDefault="007B724D" w:rsidP="00472C7E">
      <w:pPr>
        <w:ind w:firstLine="360"/>
        <w:rPr>
          <w:ins w:id="54" w:author="Truong Nhan" w:date="2021-05-28T16:11:00Z"/>
        </w:rPr>
      </w:pPr>
      <w:ins w:id="55" w:author="Truong Nhan" w:date="2021-05-28T16:11:00Z">
        <w:r>
          <w:t xml:space="preserve">Với đề tài và môn học này, nhóm xin chân thành cảm ơn sự giúp đỡ tận tình của Cô Lê Thị Thu Nga. Song, do còn nhiều hạn chế đề tài nhóm xây dựng không tránh khỏi những thiếu sót. Rất mong được cô và các bạn đóng góp ý kiến để chương trình ngày càng hoàn thiện </w:t>
        </w:r>
      </w:ins>
      <w:ins w:id="56" w:author="Truong Nhan" w:date="2021-05-28T16:30:00Z">
        <w:r w:rsidR="00466C67">
          <w:t>hơn</w:t>
        </w:r>
      </w:ins>
      <w:ins w:id="57" w:author="Truong Nhan" w:date="2021-05-28T16:11:00Z">
        <w:r>
          <w:t>.</w:t>
        </w:r>
      </w:ins>
    </w:p>
    <w:p w:rsidR="003B11B1" w:rsidRPr="00CD3FB7" w:rsidDel="003B11B1" w:rsidRDefault="00070EF9">
      <w:pPr>
        <w:ind w:firstLine="360"/>
        <w:pPrChange w:id="58" w:author="Truong Nhan" w:date="2021-05-28T16:30:00Z">
          <w:pPr>
            <w:spacing w:before="80" w:after="80" w:line="312" w:lineRule="auto"/>
            <w:ind w:firstLine="567"/>
          </w:pPr>
        </w:pPrChange>
      </w:pPr>
      <w:r w:rsidRPr="00CD3FB7">
        <w:t>Em xin trân trọng cảm ơn</w:t>
      </w:r>
      <w:ins w:id="59" w:author="Truong Nhan" w:date="2021-05-28T16:12:00Z">
        <w:r w:rsidR="007B724D" w:rsidRPr="00CD3FB7">
          <w:t>.</w:t>
        </w:r>
      </w:ins>
      <w:del w:id="60" w:author="Truong Nhan" w:date="2021-05-28T16:12:00Z">
        <w:r w:rsidRPr="00CD3FB7" w:rsidDel="007B724D">
          <w:delText xml:space="preserve"> </w:delText>
        </w:r>
      </w:del>
    </w:p>
    <w:p w:rsidR="0068777B" w:rsidRDefault="0068777B" w:rsidP="00750B87">
      <w:pPr>
        <w:spacing w:before="80" w:after="80" w:line="312" w:lineRule="auto"/>
        <w:ind w:firstLine="567"/>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2C7E" w:rsidTr="00472C7E">
        <w:tc>
          <w:tcPr>
            <w:tcW w:w="4531" w:type="dxa"/>
          </w:tcPr>
          <w:p w:rsidR="00472C7E" w:rsidRDefault="00472C7E" w:rsidP="00472C7E">
            <w:pPr>
              <w:spacing w:before="80" w:after="80" w:line="312" w:lineRule="auto"/>
              <w:jc w:val="center"/>
              <w:rPr>
                <w:szCs w:val="26"/>
              </w:rPr>
            </w:pPr>
          </w:p>
        </w:tc>
        <w:tc>
          <w:tcPr>
            <w:tcW w:w="4531" w:type="dxa"/>
          </w:tcPr>
          <w:p w:rsidR="00472C7E" w:rsidRDefault="00472C7E" w:rsidP="00472C7E">
            <w:pPr>
              <w:spacing w:before="80" w:after="80" w:line="312" w:lineRule="auto"/>
              <w:jc w:val="center"/>
              <w:rPr>
                <w:szCs w:val="26"/>
              </w:rPr>
            </w:pPr>
            <w:r w:rsidRPr="00911E6D">
              <w:rPr>
                <w:i/>
                <w:szCs w:val="26"/>
              </w:rPr>
              <w:t>Sinh viên</w:t>
            </w:r>
          </w:p>
        </w:tc>
      </w:tr>
      <w:tr w:rsidR="00472C7E" w:rsidTr="00472C7E">
        <w:tc>
          <w:tcPr>
            <w:tcW w:w="4531" w:type="dxa"/>
          </w:tcPr>
          <w:p w:rsidR="00472C7E" w:rsidRDefault="00472C7E" w:rsidP="00472C7E">
            <w:pPr>
              <w:spacing w:before="80" w:after="80" w:line="312" w:lineRule="auto"/>
              <w:jc w:val="center"/>
              <w:rPr>
                <w:szCs w:val="26"/>
              </w:rPr>
            </w:pPr>
          </w:p>
        </w:tc>
        <w:tc>
          <w:tcPr>
            <w:tcW w:w="4531" w:type="dxa"/>
          </w:tcPr>
          <w:p w:rsidR="00472C7E" w:rsidRDefault="00472C7E" w:rsidP="00472C7E">
            <w:pPr>
              <w:jc w:val="center"/>
              <w:rPr>
                <w:ins w:id="61" w:author="Truong Nhan" w:date="2021-05-28T16:14:00Z"/>
              </w:rPr>
            </w:pPr>
            <w:ins w:id="62" w:author="Truong Nhan" w:date="2021-05-28T16:12:00Z">
              <w:r>
                <w:t>Trương Vĩnh Kha</w:t>
              </w:r>
            </w:ins>
          </w:p>
          <w:p w:rsidR="00472C7E" w:rsidRPr="00472C7E" w:rsidRDefault="00472C7E" w:rsidP="00472C7E">
            <w:pPr>
              <w:jc w:val="center"/>
            </w:pPr>
            <w:ins w:id="63" w:author="Truong Nhan" w:date="2021-05-28T16:13:00Z">
              <w:r>
                <w:t>Lê Minh Đức</w:t>
              </w:r>
            </w:ins>
          </w:p>
        </w:tc>
      </w:tr>
    </w:tbl>
    <w:p w:rsidR="00472C7E" w:rsidRPr="00911E6D" w:rsidRDefault="00472C7E" w:rsidP="00750B87">
      <w:pPr>
        <w:spacing w:before="80" w:after="80" w:line="312" w:lineRule="auto"/>
        <w:ind w:firstLine="567"/>
        <w:rPr>
          <w:szCs w:val="26"/>
        </w:rPr>
      </w:pPr>
    </w:p>
    <w:p w:rsidR="00070EF9" w:rsidRDefault="005150CE" w:rsidP="00FF5C2B">
      <w:pPr>
        <w:tabs>
          <w:tab w:val="center" w:pos="6804"/>
        </w:tabs>
        <w:rPr>
          <w:szCs w:val="26"/>
        </w:rPr>
      </w:pPr>
      <w:r w:rsidRPr="00911E6D">
        <w:rPr>
          <w:szCs w:val="26"/>
        </w:rPr>
        <w:tab/>
      </w:r>
    </w:p>
    <w:p w:rsidR="007B724D" w:rsidRPr="00911E6D" w:rsidRDefault="00070EF9" w:rsidP="00750B87">
      <w:pPr>
        <w:tabs>
          <w:tab w:val="center" w:pos="6804"/>
        </w:tabs>
        <w:rPr>
          <w:i/>
          <w:szCs w:val="26"/>
        </w:rPr>
      </w:pPr>
      <w:r>
        <w:rPr>
          <w:szCs w:val="26"/>
        </w:rPr>
        <w:tab/>
      </w:r>
    </w:p>
    <w:p w:rsidR="007B724D" w:rsidRPr="007B724D" w:rsidRDefault="003B11B1" w:rsidP="00472C7E">
      <w:pPr>
        <w:jc w:val="right"/>
      </w:pPr>
      <w:bookmarkStart w:id="64" w:name="_Toc9016557"/>
      <w:bookmarkStart w:id="65" w:name="_Toc9522824"/>
      <w:bookmarkStart w:id="66" w:name="_Toc9522926"/>
      <w:r>
        <w:tab/>
      </w:r>
      <w:ins w:id="67" w:author="Truong Nhan" w:date="2021-05-28T16:13:00Z">
        <w:r w:rsidR="007B724D">
          <w:tab/>
        </w:r>
      </w:ins>
      <w:del w:id="68" w:author="Truong Nhan" w:date="2021-05-28T16:13:00Z">
        <w:r w:rsidDel="007B724D">
          <w:tab/>
        </w:r>
        <w:r w:rsidDel="007B724D">
          <w:tab/>
        </w:r>
      </w:del>
      <w:bookmarkStart w:id="69" w:name="_Toc57216372"/>
      <w:bookmarkStart w:id="70" w:name="_Toc6684062"/>
      <w:bookmarkStart w:id="71" w:name="_Toc6684123"/>
      <w:bookmarkStart w:id="72" w:name="_Toc6688591"/>
      <w:bookmarkStart w:id="73" w:name="_Toc7979775"/>
      <w:bookmarkStart w:id="74" w:name="_Toc7979838"/>
      <w:bookmarkStart w:id="75" w:name="_Toc8805990"/>
      <w:bookmarkStart w:id="76" w:name="_Toc9016558"/>
      <w:bookmarkStart w:id="77" w:name="_Toc9522825"/>
      <w:bookmarkStart w:id="78" w:name="_Toc9522927"/>
      <w:bookmarkEnd w:id="64"/>
      <w:bookmarkEnd w:id="65"/>
      <w:bookmarkEnd w:id="66"/>
      <w:del w:id="79" w:author="Truong Nhan" w:date="2021-05-28T16:12:00Z">
        <w:r w:rsidDel="007B724D">
          <w:delText>ABC</w:delText>
        </w:r>
      </w:del>
      <w:bookmarkEnd w:id="69"/>
    </w:p>
    <w:p w:rsidR="0024321D" w:rsidRPr="0024321D" w:rsidRDefault="0024321D"/>
    <w:p w:rsidR="0024321D" w:rsidRDefault="0024321D" w:rsidP="00320C61"/>
    <w:p w:rsidR="0024321D" w:rsidRPr="00320C61" w:rsidRDefault="0024321D" w:rsidP="00320C61">
      <w:pPr>
        <w:rPr>
          <w:i/>
        </w:rPr>
      </w:pPr>
    </w:p>
    <w:p w:rsidR="00CA3B95" w:rsidRDefault="00CA3B95" w:rsidP="00BF5224">
      <w:pPr>
        <w:pStyle w:val="TOC1"/>
      </w:pPr>
      <w:bookmarkStart w:id="80" w:name="_Toc9622089"/>
    </w:p>
    <w:p w:rsidR="00CA3B95" w:rsidRDefault="00CA3B95" w:rsidP="00BF5224">
      <w:pPr>
        <w:pStyle w:val="TOC1"/>
      </w:pPr>
    </w:p>
    <w:p w:rsidR="0091513D" w:rsidRDefault="0091513D" w:rsidP="00BF5224">
      <w:pPr>
        <w:pStyle w:val="TOC1"/>
      </w:pPr>
    </w:p>
    <w:p w:rsidR="0091513D" w:rsidRDefault="0091513D" w:rsidP="00BF5224">
      <w:pPr>
        <w:pStyle w:val="TOC1"/>
      </w:pPr>
    </w:p>
    <w:p w:rsidR="003B11B1" w:rsidRDefault="003B11B1">
      <w:pPr>
        <w:rPr>
          <w:b/>
          <w:noProof/>
          <w:sz w:val="36"/>
          <w:szCs w:val="26"/>
        </w:rPr>
      </w:pPr>
      <w:r>
        <w:br w:type="page"/>
      </w:r>
    </w:p>
    <w:p w:rsidR="0024321D" w:rsidRPr="00461FB4" w:rsidRDefault="0068097B" w:rsidP="00461FB4">
      <w:pPr>
        <w:pStyle w:val="TOC1"/>
        <w:jc w:val="center"/>
        <w:rPr>
          <w:sz w:val="36"/>
          <w:szCs w:val="36"/>
        </w:rPr>
      </w:pPr>
      <w:r w:rsidRPr="00461FB4">
        <w:rPr>
          <w:sz w:val="36"/>
          <w:szCs w:val="36"/>
        </w:rPr>
        <w:lastRenderedPageBreak/>
        <w:t>MỤC LỤC</w:t>
      </w:r>
      <w:bookmarkStart w:id="81" w:name="_Toc6684063"/>
      <w:bookmarkStart w:id="82" w:name="_Toc6684124"/>
      <w:bookmarkStart w:id="83" w:name="_Toc6688592"/>
      <w:bookmarkStart w:id="84" w:name="_Toc7253358"/>
      <w:bookmarkStart w:id="85" w:name="_Toc7978865"/>
      <w:bookmarkStart w:id="86" w:name="_Toc8805991"/>
      <w:bookmarkStart w:id="87" w:name="_Toc9016559"/>
      <w:bookmarkEnd w:id="70"/>
      <w:bookmarkEnd w:id="71"/>
      <w:bookmarkEnd w:id="72"/>
      <w:bookmarkEnd w:id="73"/>
      <w:bookmarkEnd w:id="74"/>
      <w:bookmarkEnd w:id="75"/>
      <w:bookmarkEnd w:id="76"/>
      <w:bookmarkEnd w:id="77"/>
      <w:bookmarkEnd w:id="78"/>
      <w:bookmarkEnd w:id="80"/>
    </w:p>
    <w:p w:rsidR="005A2435" w:rsidRDefault="00BF5224">
      <w:pPr>
        <w:pStyle w:val="TOC1"/>
        <w:tabs>
          <w:tab w:val="right" w:leader="dot" w:pos="9062"/>
        </w:tabs>
        <w:rPr>
          <w:rFonts w:asciiTheme="minorHAnsi" w:eastAsiaTheme="minorEastAsia" w:hAnsiTheme="minorHAnsi" w:cstheme="minorBidi"/>
          <w:b w:val="0"/>
          <w:bCs w:val="0"/>
          <w:caps w:val="0"/>
          <w:noProof/>
          <w:sz w:val="22"/>
          <w:szCs w:val="22"/>
          <w:lang w:eastAsia="ja-JP"/>
        </w:rPr>
      </w:pPr>
      <w:r>
        <w:rPr>
          <w:szCs w:val="28"/>
        </w:rPr>
        <w:fldChar w:fldCharType="begin"/>
      </w:r>
      <w:r>
        <w:rPr>
          <w:szCs w:val="28"/>
        </w:rPr>
        <w:instrText xml:space="preserve"> TOC \o "1-3" \h \z \u </w:instrText>
      </w:r>
      <w:r>
        <w:rPr>
          <w:szCs w:val="28"/>
        </w:rPr>
        <w:fldChar w:fldCharType="separate"/>
      </w:r>
      <w:hyperlink w:anchor="_Toc73185189" w:history="1">
        <w:r w:rsidR="005A2435" w:rsidRPr="0056398B">
          <w:rPr>
            <w:rStyle w:val="Hyperlink"/>
            <w:noProof/>
          </w:rPr>
          <w:t>DANH MỤC HÌNH VẼ</w:t>
        </w:r>
        <w:r w:rsidR="005A2435">
          <w:rPr>
            <w:noProof/>
            <w:webHidden/>
          </w:rPr>
          <w:tab/>
        </w:r>
        <w:r w:rsidR="005A2435">
          <w:rPr>
            <w:noProof/>
            <w:webHidden/>
          </w:rPr>
          <w:fldChar w:fldCharType="begin"/>
        </w:r>
        <w:r w:rsidR="005A2435">
          <w:rPr>
            <w:noProof/>
            <w:webHidden/>
          </w:rPr>
          <w:instrText xml:space="preserve"> PAGEREF _Toc73185189 \h </w:instrText>
        </w:r>
        <w:r w:rsidR="005A2435">
          <w:rPr>
            <w:noProof/>
            <w:webHidden/>
          </w:rPr>
        </w:r>
        <w:r w:rsidR="005A2435">
          <w:rPr>
            <w:noProof/>
            <w:webHidden/>
          </w:rPr>
          <w:fldChar w:fldCharType="separate"/>
        </w:r>
        <w:r w:rsidR="005F64B9">
          <w:rPr>
            <w:noProof/>
            <w:webHidden/>
          </w:rPr>
          <w:t>- 7 -</w:t>
        </w:r>
        <w:r w:rsidR="005A2435">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190" w:history="1">
        <w:r w:rsidRPr="0056398B">
          <w:rPr>
            <w:rStyle w:val="Hyperlink"/>
            <w:noProof/>
          </w:rPr>
          <w:t>MỞ ĐẦU</w:t>
        </w:r>
        <w:r>
          <w:rPr>
            <w:noProof/>
            <w:webHidden/>
          </w:rPr>
          <w:tab/>
        </w:r>
        <w:r>
          <w:rPr>
            <w:noProof/>
            <w:webHidden/>
          </w:rPr>
          <w:fldChar w:fldCharType="begin"/>
        </w:r>
        <w:r>
          <w:rPr>
            <w:noProof/>
            <w:webHidden/>
          </w:rPr>
          <w:instrText xml:space="preserve"> PAGEREF _Toc73185190 \h </w:instrText>
        </w:r>
        <w:r>
          <w:rPr>
            <w:noProof/>
            <w:webHidden/>
          </w:rPr>
        </w:r>
        <w:r>
          <w:rPr>
            <w:noProof/>
            <w:webHidden/>
          </w:rPr>
          <w:fldChar w:fldCharType="separate"/>
        </w:r>
        <w:r w:rsidR="005F64B9">
          <w:rPr>
            <w:noProof/>
            <w:webHidden/>
          </w:rPr>
          <w:t>- 8 -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1" w:history="1">
        <w:r w:rsidRPr="0056398B">
          <w:rPr>
            <w:rStyle w:val="Hyperlink"/>
            <w:noProof/>
          </w:rPr>
          <w:t>1.</w:t>
        </w:r>
        <w:r>
          <w:rPr>
            <w:rFonts w:asciiTheme="minorHAnsi" w:eastAsiaTheme="minorEastAsia" w:hAnsiTheme="minorHAnsi" w:cstheme="minorBidi"/>
            <w:b w:val="0"/>
            <w:bCs w:val="0"/>
            <w:noProof/>
            <w:sz w:val="22"/>
            <w:szCs w:val="22"/>
            <w:lang w:eastAsia="ja-JP"/>
          </w:rPr>
          <w:tab/>
        </w:r>
        <w:r w:rsidRPr="0056398B">
          <w:rPr>
            <w:rStyle w:val="Hyperlink"/>
            <w:noProof/>
          </w:rPr>
          <w:t>Giới thiệu</w:t>
        </w:r>
        <w:r>
          <w:rPr>
            <w:noProof/>
            <w:webHidden/>
          </w:rPr>
          <w:tab/>
        </w:r>
        <w:r>
          <w:rPr>
            <w:noProof/>
            <w:webHidden/>
          </w:rPr>
          <w:fldChar w:fldCharType="begin"/>
        </w:r>
        <w:r>
          <w:rPr>
            <w:noProof/>
            <w:webHidden/>
          </w:rPr>
          <w:instrText xml:space="preserve"> PAGEREF _Toc73185191 \h </w:instrText>
        </w:r>
        <w:r>
          <w:rPr>
            <w:noProof/>
            <w:webHidden/>
          </w:rPr>
        </w:r>
        <w:r>
          <w:rPr>
            <w:noProof/>
            <w:webHidden/>
          </w:rPr>
          <w:fldChar w:fldCharType="separate"/>
        </w:r>
        <w:r w:rsidR="005F64B9">
          <w:rPr>
            <w:noProof/>
            <w:webHidden/>
          </w:rPr>
          <w:t>- 8 -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2" w:history="1">
        <w:r w:rsidRPr="0056398B">
          <w:rPr>
            <w:rStyle w:val="Hyperlink"/>
            <w:noProof/>
          </w:rPr>
          <w:t>2. Mục tiêu, nhiệm vụ của đề tài</w:t>
        </w:r>
        <w:r>
          <w:rPr>
            <w:noProof/>
            <w:webHidden/>
          </w:rPr>
          <w:tab/>
        </w:r>
        <w:r>
          <w:rPr>
            <w:noProof/>
            <w:webHidden/>
          </w:rPr>
          <w:fldChar w:fldCharType="begin"/>
        </w:r>
        <w:r>
          <w:rPr>
            <w:noProof/>
            <w:webHidden/>
          </w:rPr>
          <w:instrText xml:space="preserve"> PAGEREF _Toc73185192 \h </w:instrText>
        </w:r>
        <w:r>
          <w:rPr>
            <w:noProof/>
            <w:webHidden/>
          </w:rPr>
        </w:r>
        <w:r>
          <w:rPr>
            <w:noProof/>
            <w:webHidden/>
          </w:rPr>
          <w:fldChar w:fldCharType="separate"/>
        </w:r>
        <w:r w:rsidR="005F64B9">
          <w:rPr>
            <w:noProof/>
            <w:webHidden/>
          </w:rPr>
          <w:t>- 8 -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3" w:history="1">
        <w:r w:rsidRPr="0056398B">
          <w:rPr>
            <w:rStyle w:val="Hyperlink"/>
            <w:noProof/>
          </w:rPr>
          <w:t>3. Đóng góp của đề tài</w:t>
        </w:r>
        <w:r>
          <w:rPr>
            <w:noProof/>
            <w:webHidden/>
          </w:rPr>
          <w:tab/>
        </w:r>
        <w:r>
          <w:rPr>
            <w:noProof/>
            <w:webHidden/>
          </w:rPr>
          <w:fldChar w:fldCharType="begin"/>
        </w:r>
        <w:r>
          <w:rPr>
            <w:noProof/>
            <w:webHidden/>
          </w:rPr>
          <w:instrText xml:space="preserve"> PAGEREF _Toc73185193 \h </w:instrText>
        </w:r>
        <w:r>
          <w:rPr>
            <w:noProof/>
            <w:webHidden/>
          </w:rPr>
        </w:r>
        <w:r>
          <w:rPr>
            <w:noProof/>
            <w:webHidden/>
          </w:rPr>
          <w:fldChar w:fldCharType="separate"/>
        </w:r>
        <w:r w:rsidR="005F64B9">
          <w:rPr>
            <w:noProof/>
            <w:webHidden/>
          </w:rPr>
          <w:t>- 8 -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4" w:history="1">
        <w:r w:rsidRPr="0056398B">
          <w:rPr>
            <w:rStyle w:val="Hyperlink"/>
            <w:noProof/>
          </w:rPr>
          <w:t>4. Bố cục của đề tài</w:t>
        </w:r>
        <w:r>
          <w:rPr>
            <w:noProof/>
            <w:webHidden/>
          </w:rPr>
          <w:tab/>
        </w:r>
        <w:r>
          <w:rPr>
            <w:noProof/>
            <w:webHidden/>
          </w:rPr>
          <w:fldChar w:fldCharType="begin"/>
        </w:r>
        <w:r>
          <w:rPr>
            <w:noProof/>
            <w:webHidden/>
          </w:rPr>
          <w:instrText xml:space="preserve"> PAGEREF _Toc73185194 \h </w:instrText>
        </w:r>
        <w:r>
          <w:rPr>
            <w:noProof/>
            <w:webHidden/>
          </w:rPr>
        </w:r>
        <w:r>
          <w:rPr>
            <w:noProof/>
            <w:webHidden/>
          </w:rPr>
          <w:fldChar w:fldCharType="separate"/>
        </w:r>
        <w:r w:rsidR="005F64B9">
          <w:rPr>
            <w:noProof/>
            <w:webHidden/>
          </w:rPr>
          <w:t>- 9 -</w:t>
        </w:r>
        <w:r>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195" w:history="1">
        <w:r w:rsidRPr="0056398B">
          <w:rPr>
            <w:rStyle w:val="Hyperlink"/>
            <w:noProof/>
          </w:rPr>
          <w:t>Chương 1. TỔNG QUAN VỀ NGÔN NGỮ VÀ CSDL MYSQL</w:t>
        </w:r>
        <w:r>
          <w:rPr>
            <w:noProof/>
            <w:webHidden/>
          </w:rPr>
          <w:tab/>
        </w:r>
        <w:r>
          <w:rPr>
            <w:noProof/>
            <w:webHidden/>
          </w:rPr>
          <w:fldChar w:fldCharType="begin"/>
        </w:r>
        <w:r>
          <w:rPr>
            <w:noProof/>
            <w:webHidden/>
          </w:rPr>
          <w:instrText xml:space="preserve"> PAGEREF _Toc73185195 \h </w:instrText>
        </w:r>
        <w:r>
          <w:rPr>
            <w:noProof/>
            <w:webHidden/>
          </w:rPr>
        </w:r>
        <w:r>
          <w:rPr>
            <w:noProof/>
            <w:webHidden/>
          </w:rPr>
          <w:fldChar w:fldCharType="separate"/>
        </w:r>
        <w:r w:rsidR="005F64B9">
          <w:rPr>
            <w:noProof/>
            <w:webHidden/>
          </w:rPr>
          <w:t>- 11 -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6" w:history="1">
        <w:r w:rsidRPr="0056398B">
          <w:rPr>
            <w:rStyle w:val="Hyperlink"/>
            <w:noProof/>
          </w:rPr>
          <w:t>1. Ngôn ngữ PHP</w:t>
        </w:r>
        <w:r>
          <w:rPr>
            <w:noProof/>
            <w:webHidden/>
          </w:rPr>
          <w:tab/>
        </w:r>
        <w:r>
          <w:rPr>
            <w:noProof/>
            <w:webHidden/>
          </w:rPr>
          <w:fldChar w:fldCharType="begin"/>
        </w:r>
        <w:r>
          <w:rPr>
            <w:noProof/>
            <w:webHidden/>
          </w:rPr>
          <w:instrText xml:space="preserve"> PAGEREF _Toc73185196 \h </w:instrText>
        </w:r>
        <w:r>
          <w:rPr>
            <w:noProof/>
            <w:webHidden/>
          </w:rPr>
        </w:r>
        <w:r>
          <w:rPr>
            <w:noProof/>
            <w:webHidden/>
          </w:rPr>
          <w:fldChar w:fldCharType="separate"/>
        </w:r>
        <w:r w:rsidR="005F64B9">
          <w:rPr>
            <w:noProof/>
            <w:webHidden/>
          </w:rPr>
          <w:t>- 11 -</w:t>
        </w:r>
        <w:r>
          <w:rPr>
            <w:noProof/>
            <w:webHidden/>
          </w:rPr>
          <w:fldChar w:fldCharType="end"/>
        </w:r>
      </w:hyperlink>
    </w:p>
    <w:p w:rsidR="005A2435" w:rsidRDefault="005A2435">
      <w:pPr>
        <w:pStyle w:val="TOC3"/>
        <w:tabs>
          <w:tab w:val="right" w:leader="dot" w:pos="9062"/>
        </w:tabs>
        <w:rPr>
          <w:rFonts w:asciiTheme="minorHAnsi" w:eastAsiaTheme="minorEastAsia" w:hAnsiTheme="minorHAnsi" w:cstheme="minorBidi"/>
          <w:noProof/>
          <w:sz w:val="22"/>
          <w:szCs w:val="22"/>
          <w:lang w:eastAsia="ja-JP"/>
        </w:rPr>
      </w:pPr>
      <w:hyperlink w:anchor="_Toc73185197" w:history="1">
        <w:r w:rsidRPr="0056398B">
          <w:rPr>
            <w:rStyle w:val="Hyperlink"/>
            <w:noProof/>
          </w:rPr>
          <w:t>1.1. Khái niệm PHP là gì</w:t>
        </w:r>
        <w:r>
          <w:rPr>
            <w:noProof/>
            <w:webHidden/>
          </w:rPr>
          <w:tab/>
        </w:r>
        <w:r>
          <w:rPr>
            <w:noProof/>
            <w:webHidden/>
          </w:rPr>
          <w:fldChar w:fldCharType="begin"/>
        </w:r>
        <w:r>
          <w:rPr>
            <w:noProof/>
            <w:webHidden/>
          </w:rPr>
          <w:instrText xml:space="preserve"> PAGEREF _Toc73185197 \h </w:instrText>
        </w:r>
        <w:r>
          <w:rPr>
            <w:noProof/>
            <w:webHidden/>
          </w:rPr>
        </w:r>
        <w:r>
          <w:rPr>
            <w:noProof/>
            <w:webHidden/>
          </w:rPr>
          <w:fldChar w:fldCharType="separate"/>
        </w:r>
        <w:r w:rsidR="005F64B9">
          <w:rPr>
            <w:noProof/>
            <w:webHidden/>
          </w:rPr>
          <w:t>- 11 -</w:t>
        </w:r>
        <w:r>
          <w:rPr>
            <w:noProof/>
            <w:webHidden/>
          </w:rPr>
          <w:fldChar w:fldCharType="end"/>
        </w:r>
      </w:hyperlink>
    </w:p>
    <w:p w:rsidR="005A2435" w:rsidRDefault="005A2435">
      <w:pPr>
        <w:pStyle w:val="TOC3"/>
        <w:tabs>
          <w:tab w:val="right" w:leader="dot" w:pos="9062"/>
        </w:tabs>
        <w:rPr>
          <w:rFonts w:asciiTheme="minorHAnsi" w:eastAsiaTheme="minorEastAsia" w:hAnsiTheme="minorHAnsi" w:cstheme="minorBidi"/>
          <w:noProof/>
          <w:sz w:val="22"/>
          <w:szCs w:val="22"/>
          <w:lang w:eastAsia="ja-JP"/>
        </w:rPr>
      </w:pPr>
      <w:hyperlink w:anchor="_Toc73185198" w:history="1">
        <w:r w:rsidRPr="0056398B">
          <w:rPr>
            <w:rStyle w:val="Hyperlink"/>
            <w:noProof/>
          </w:rPr>
          <w:t>1.2. Tại sao nên dừng ngôn ngữ PHP để xây dựng website</w:t>
        </w:r>
        <w:r>
          <w:rPr>
            <w:noProof/>
            <w:webHidden/>
          </w:rPr>
          <w:tab/>
        </w:r>
        <w:r>
          <w:rPr>
            <w:noProof/>
            <w:webHidden/>
          </w:rPr>
          <w:fldChar w:fldCharType="begin"/>
        </w:r>
        <w:r>
          <w:rPr>
            <w:noProof/>
            <w:webHidden/>
          </w:rPr>
          <w:instrText xml:space="preserve"> PAGEREF _Toc73185198 \h </w:instrText>
        </w:r>
        <w:r>
          <w:rPr>
            <w:noProof/>
            <w:webHidden/>
          </w:rPr>
        </w:r>
        <w:r>
          <w:rPr>
            <w:noProof/>
            <w:webHidden/>
          </w:rPr>
          <w:fldChar w:fldCharType="separate"/>
        </w:r>
        <w:r w:rsidR="005F64B9">
          <w:rPr>
            <w:noProof/>
            <w:webHidden/>
          </w:rPr>
          <w:t>- 12 -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199" w:history="1">
        <w:r w:rsidRPr="0056398B">
          <w:rPr>
            <w:rStyle w:val="Hyperlink"/>
            <w:noProof/>
          </w:rPr>
          <w:t>2. Hệ quản trị cơ sở dữ liệu MYSQL</w:t>
        </w:r>
        <w:r>
          <w:rPr>
            <w:noProof/>
            <w:webHidden/>
          </w:rPr>
          <w:tab/>
        </w:r>
        <w:r>
          <w:rPr>
            <w:noProof/>
            <w:webHidden/>
          </w:rPr>
          <w:fldChar w:fldCharType="begin"/>
        </w:r>
        <w:r>
          <w:rPr>
            <w:noProof/>
            <w:webHidden/>
          </w:rPr>
          <w:instrText xml:space="preserve"> PAGEREF _Toc73185199 \h </w:instrText>
        </w:r>
        <w:r>
          <w:rPr>
            <w:noProof/>
            <w:webHidden/>
          </w:rPr>
        </w:r>
        <w:r>
          <w:rPr>
            <w:noProof/>
            <w:webHidden/>
          </w:rPr>
          <w:fldChar w:fldCharType="separate"/>
        </w:r>
        <w:r w:rsidR="005F64B9">
          <w:rPr>
            <w:noProof/>
            <w:webHidden/>
          </w:rPr>
          <w:t>- 13 -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0" w:history="1">
        <w:r w:rsidRPr="0056398B">
          <w:rPr>
            <w:rStyle w:val="Hyperlink"/>
            <w:noProof/>
          </w:rPr>
          <w:t>2.1.</w:t>
        </w:r>
        <w:r>
          <w:rPr>
            <w:rFonts w:asciiTheme="minorHAnsi" w:eastAsiaTheme="minorEastAsia" w:hAnsiTheme="minorHAnsi" w:cstheme="minorBidi"/>
            <w:noProof/>
            <w:sz w:val="22"/>
            <w:szCs w:val="22"/>
            <w:lang w:eastAsia="ja-JP"/>
          </w:rPr>
          <w:tab/>
        </w:r>
        <w:r w:rsidRPr="0056398B">
          <w:rPr>
            <w:rStyle w:val="Hyperlink"/>
            <w:noProof/>
          </w:rPr>
          <w:t>Khái niệm về hệ quản trị cơ sở dữ liệu MYSQL</w:t>
        </w:r>
        <w:r>
          <w:rPr>
            <w:noProof/>
            <w:webHidden/>
          </w:rPr>
          <w:tab/>
        </w:r>
        <w:r>
          <w:rPr>
            <w:noProof/>
            <w:webHidden/>
          </w:rPr>
          <w:fldChar w:fldCharType="begin"/>
        </w:r>
        <w:r>
          <w:rPr>
            <w:noProof/>
            <w:webHidden/>
          </w:rPr>
          <w:instrText xml:space="preserve"> PAGEREF _Toc73185200 \h </w:instrText>
        </w:r>
        <w:r>
          <w:rPr>
            <w:noProof/>
            <w:webHidden/>
          </w:rPr>
        </w:r>
        <w:r>
          <w:rPr>
            <w:noProof/>
            <w:webHidden/>
          </w:rPr>
          <w:fldChar w:fldCharType="separate"/>
        </w:r>
        <w:r w:rsidR="005F64B9">
          <w:rPr>
            <w:noProof/>
            <w:webHidden/>
          </w:rPr>
          <w:t>- 13 -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1" w:history="1">
        <w:r w:rsidRPr="0056398B">
          <w:rPr>
            <w:rStyle w:val="Hyperlink"/>
            <w:noProof/>
          </w:rPr>
          <w:t>2.2.</w:t>
        </w:r>
        <w:r>
          <w:rPr>
            <w:rFonts w:asciiTheme="minorHAnsi" w:eastAsiaTheme="minorEastAsia" w:hAnsiTheme="minorHAnsi" w:cstheme="minorBidi"/>
            <w:noProof/>
            <w:sz w:val="22"/>
            <w:szCs w:val="22"/>
            <w:lang w:eastAsia="ja-JP"/>
          </w:rPr>
          <w:tab/>
        </w:r>
        <w:r w:rsidRPr="0056398B">
          <w:rPr>
            <w:rStyle w:val="Hyperlink"/>
            <w:noProof/>
          </w:rPr>
          <w:t>Tại sao nên dùng hệ quản trị cơ sở dữ liệu MYSQL</w:t>
        </w:r>
        <w:r>
          <w:rPr>
            <w:noProof/>
            <w:webHidden/>
          </w:rPr>
          <w:tab/>
        </w:r>
        <w:r>
          <w:rPr>
            <w:noProof/>
            <w:webHidden/>
          </w:rPr>
          <w:fldChar w:fldCharType="begin"/>
        </w:r>
        <w:r>
          <w:rPr>
            <w:noProof/>
            <w:webHidden/>
          </w:rPr>
          <w:instrText xml:space="preserve"> PAGEREF _Toc73185201 \h </w:instrText>
        </w:r>
        <w:r>
          <w:rPr>
            <w:noProof/>
            <w:webHidden/>
          </w:rPr>
        </w:r>
        <w:r>
          <w:rPr>
            <w:noProof/>
            <w:webHidden/>
          </w:rPr>
          <w:fldChar w:fldCharType="separate"/>
        </w:r>
        <w:r w:rsidR="005F64B9">
          <w:rPr>
            <w:noProof/>
            <w:webHidden/>
          </w:rPr>
          <w:t>- 14 -</w:t>
        </w:r>
        <w:r>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202" w:history="1">
        <w:r w:rsidRPr="0056398B">
          <w:rPr>
            <w:rStyle w:val="Hyperlink"/>
            <w:noProof/>
          </w:rPr>
          <w:t>Chương 2. PHÂN TÍCH VÀ THIẾT KẾ HỆ THỐNG. CƠ SỞ DỮ LIỆU</w:t>
        </w:r>
        <w:r>
          <w:rPr>
            <w:noProof/>
            <w:webHidden/>
          </w:rPr>
          <w:tab/>
        </w:r>
        <w:r>
          <w:rPr>
            <w:noProof/>
            <w:webHidden/>
          </w:rPr>
          <w:fldChar w:fldCharType="begin"/>
        </w:r>
        <w:r>
          <w:rPr>
            <w:noProof/>
            <w:webHidden/>
          </w:rPr>
          <w:instrText xml:space="preserve"> PAGEREF _Toc73185202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03" w:history="1">
        <w:r w:rsidRPr="0056398B">
          <w:rPr>
            <w:rStyle w:val="Hyperlink"/>
            <w:noProof/>
          </w:rPr>
          <w:t>1.</w:t>
        </w:r>
        <w:r>
          <w:rPr>
            <w:rFonts w:asciiTheme="minorHAnsi" w:eastAsiaTheme="minorEastAsia" w:hAnsiTheme="minorHAnsi" w:cstheme="minorBidi"/>
            <w:b w:val="0"/>
            <w:bCs w:val="0"/>
            <w:noProof/>
            <w:sz w:val="22"/>
            <w:szCs w:val="22"/>
            <w:lang w:eastAsia="ja-JP"/>
          </w:rPr>
          <w:tab/>
        </w:r>
        <w:r w:rsidRPr="0056398B">
          <w:rPr>
            <w:rStyle w:val="Hyperlink"/>
            <w:noProof/>
          </w:rPr>
          <w:t>Các tác nhân</w:t>
        </w:r>
        <w:r>
          <w:rPr>
            <w:noProof/>
            <w:webHidden/>
          </w:rPr>
          <w:tab/>
        </w:r>
        <w:r>
          <w:rPr>
            <w:noProof/>
            <w:webHidden/>
          </w:rPr>
          <w:fldChar w:fldCharType="begin"/>
        </w:r>
        <w:r>
          <w:rPr>
            <w:noProof/>
            <w:webHidden/>
          </w:rPr>
          <w:instrText xml:space="preserve"> PAGEREF _Toc73185203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4" w:history="1">
        <w:r w:rsidRPr="0056398B">
          <w:rPr>
            <w:rStyle w:val="Hyperlink"/>
            <w:noProof/>
          </w:rPr>
          <w:t>1.1.</w:t>
        </w:r>
        <w:r>
          <w:rPr>
            <w:rFonts w:asciiTheme="minorHAnsi" w:eastAsiaTheme="minorEastAsia" w:hAnsiTheme="minorHAnsi" w:cstheme="minorBidi"/>
            <w:noProof/>
            <w:sz w:val="22"/>
            <w:szCs w:val="22"/>
            <w:lang w:eastAsia="ja-JP"/>
          </w:rPr>
          <w:tab/>
        </w:r>
        <w:r w:rsidRPr="0056398B">
          <w:rPr>
            <w:rStyle w:val="Hyperlink"/>
            <w:noProof/>
          </w:rPr>
          <w:t>Người dùng</w:t>
        </w:r>
        <w:r>
          <w:rPr>
            <w:noProof/>
            <w:webHidden/>
          </w:rPr>
          <w:tab/>
        </w:r>
        <w:r>
          <w:rPr>
            <w:noProof/>
            <w:webHidden/>
          </w:rPr>
          <w:fldChar w:fldCharType="begin"/>
        </w:r>
        <w:r>
          <w:rPr>
            <w:noProof/>
            <w:webHidden/>
          </w:rPr>
          <w:instrText xml:space="preserve"> PAGEREF _Toc73185204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5" w:history="1">
        <w:r w:rsidRPr="0056398B">
          <w:rPr>
            <w:rStyle w:val="Hyperlink"/>
            <w:noProof/>
          </w:rPr>
          <w:t>1.2.</w:t>
        </w:r>
        <w:r>
          <w:rPr>
            <w:rFonts w:asciiTheme="minorHAnsi" w:eastAsiaTheme="minorEastAsia" w:hAnsiTheme="minorHAnsi" w:cstheme="minorBidi"/>
            <w:noProof/>
            <w:sz w:val="22"/>
            <w:szCs w:val="22"/>
            <w:lang w:eastAsia="ja-JP"/>
          </w:rPr>
          <w:tab/>
        </w:r>
        <w:r w:rsidRPr="0056398B">
          <w:rPr>
            <w:rStyle w:val="Hyperlink"/>
            <w:noProof/>
          </w:rPr>
          <w:t>Người quản trị</w:t>
        </w:r>
        <w:r>
          <w:rPr>
            <w:noProof/>
            <w:webHidden/>
          </w:rPr>
          <w:tab/>
        </w:r>
        <w:r>
          <w:rPr>
            <w:noProof/>
            <w:webHidden/>
          </w:rPr>
          <w:fldChar w:fldCharType="begin"/>
        </w:r>
        <w:r>
          <w:rPr>
            <w:noProof/>
            <w:webHidden/>
          </w:rPr>
          <w:instrText xml:space="preserve"> PAGEREF _Toc73185205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06" w:history="1">
        <w:r w:rsidRPr="0056398B">
          <w:rPr>
            <w:rStyle w:val="Hyperlink"/>
            <w:noProof/>
          </w:rPr>
          <w:t>2.</w:t>
        </w:r>
        <w:r>
          <w:rPr>
            <w:rFonts w:asciiTheme="minorHAnsi" w:eastAsiaTheme="minorEastAsia" w:hAnsiTheme="minorHAnsi" w:cstheme="minorBidi"/>
            <w:b w:val="0"/>
            <w:bCs w:val="0"/>
            <w:noProof/>
            <w:sz w:val="22"/>
            <w:szCs w:val="22"/>
            <w:lang w:eastAsia="ja-JP"/>
          </w:rPr>
          <w:tab/>
        </w:r>
        <w:r w:rsidRPr="0056398B">
          <w:rPr>
            <w:rStyle w:val="Hyperlink"/>
            <w:noProof/>
          </w:rPr>
          <w:t>Biều đồ usecase</w:t>
        </w:r>
        <w:r>
          <w:rPr>
            <w:noProof/>
            <w:webHidden/>
          </w:rPr>
          <w:tab/>
        </w:r>
        <w:r>
          <w:rPr>
            <w:noProof/>
            <w:webHidden/>
          </w:rPr>
          <w:fldChar w:fldCharType="begin"/>
        </w:r>
        <w:r>
          <w:rPr>
            <w:noProof/>
            <w:webHidden/>
          </w:rPr>
          <w:instrText xml:space="preserve"> PAGEREF _Toc73185206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7" w:history="1">
        <w:r w:rsidRPr="0056398B">
          <w:rPr>
            <w:rStyle w:val="Hyperlink"/>
            <w:noProof/>
          </w:rPr>
          <w:t>2.1.</w:t>
        </w:r>
        <w:r>
          <w:rPr>
            <w:rFonts w:asciiTheme="minorHAnsi" w:eastAsiaTheme="minorEastAsia" w:hAnsiTheme="minorHAnsi" w:cstheme="minorBidi"/>
            <w:noProof/>
            <w:sz w:val="22"/>
            <w:szCs w:val="22"/>
            <w:lang w:eastAsia="ja-JP"/>
          </w:rPr>
          <w:tab/>
        </w:r>
        <w:r w:rsidRPr="0056398B">
          <w:rPr>
            <w:rStyle w:val="Hyperlink"/>
            <w:noProof/>
          </w:rPr>
          <w:t>Biểu đồ usecase tổng quát</w:t>
        </w:r>
        <w:r>
          <w:rPr>
            <w:noProof/>
            <w:webHidden/>
          </w:rPr>
          <w:tab/>
        </w:r>
        <w:r>
          <w:rPr>
            <w:noProof/>
            <w:webHidden/>
          </w:rPr>
          <w:fldChar w:fldCharType="begin"/>
        </w:r>
        <w:r>
          <w:rPr>
            <w:noProof/>
            <w:webHidden/>
          </w:rPr>
          <w:instrText xml:space="preserve"> PAGEREF _Toc73185207 \h </w:instrText>
        </w:r>
        <w:r>
          <w:rPr>
            <w:noProof/>
            <w:webHidden/>
          </w:rPr>
        </w:r>
        <w:r>
          <w:rPr>
            <w:noProof/>
            <w:webHidden/>
          </w:rPr>
          <w:fldChar w:fldCharType="separate"/>
        </w:r>
        <w:r w:rsidR="005F64B9">
          <w:rPr>
            <w:noProof/>
            <w:webHidden/>
          </w:rPr>
          <w:t>- 15 -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8" w:history="1">
        <w:r w:rsidRPr="0056398B">
          <w:rPr>
            <w:rStyle w:val="Hyperlink"/>
            <w:noProof/>
          </w:rPr>
          <w:t>2.2.</w:t>
        </w:r>
        <w:r>
          <w:rPr>
            <w:rFonts w:asciiTheme="minorHAnsi" w:eastAsiaTheme="minorEastAsia" w:hAnsiTheme="minorHAnsi" w:cstheme="minorBidi"/>
            <w:noProof/>
            <w:sz w:val="22"/>
            <w:szCs w:val="22"/>
            <w:lang w:eastAsia="ja-JP"/>
          </w:rPr>
          <w:tab/>
        </w:r>
        <w:r w:rsidRPr="0056398B">
          <w:rPr>
            <w:rStyle w:val="Hyperlink"/>
            <w:noProof/>
          </w:rPr>
          <w:t>Biểu đồ usecase người dùng</w:t>
        </w:r>
        <w:r>
          <w:rPr>
            <w:noProof/>
            <w:webHidden/>
          </w:rPr>
          <w:tab/>
        </w:r>
        <w:r>
          <w:rPr>
            <w:noProof/>
            <w:webHidden/>
          </w:rPr>
          <w:fldChar w:fldCharType="begin"/>
        </w:r>
        <w:r>
          <w:rPr>
            <w:noProof/>
            <w:webHidden/>
          </w:rPr>
          <w:instrText xml:space="preserve"> PAGEREF _Toc73185208 \h </w:instrText>
        </w:r>
        <w:r>
          <w:rPr>
            <w:noProof/>
            <w:webHidden/>
          </w:rPr>
        </w:r>
        <w:r>
          <w:rPr>
            <w:noProof/>
            <w:webHidden/>
          </w:rPr>
          <w:fldChar w:fldCharType="separate"/>
        </w:r>
        <w:r w:rsidR="005F64B9">
          <w:rPr>
            <w:noProof/>
            <w:webHidden/>
          </w:rPr>
          <w:t>- 16 -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09" w:history="1">
        <w:r w:rsidRPr="0056398B">
          <w:rPr>
            <w:rStyle w:val="Hyperlink"/>
            <w:noProof/>
          </w:rPr>
          <w:t>2.3.</w:t>
        </w:r>
        <w:r>
          <w:rPr>
            <w:rFonts w:asciiTheme="minorHAnsi" w:eastAsiaTheme="minorEastAsia" w:hAnsiTheme="minorHAnsi" w:cstheme="minorBidi"/>
            <w:noProof/>
            <w:sz w:val="22"/>
            <w:szCs w:val="22"/>
            <w:lang w:eastAsia="ja-JP"/>
          </w:rPr>
          <w:tab/>
        </w:r>
        <w:r w:rsidRPr="0056398B">
          <w:rPr>
            <w:rStyle w:val="Hyperlink"/>
            <w:noProof/>
          </w:rPr>
          <w:t>Biểu đồ usecase người quản trị</w:t>
        </w:r>
        <w:r>
          <w:rPr>
            <w:noProof/>
            <w:webHidden/>
          </w:rPr>
          <w:tab/>
        </w:r>
        <w:r>
          <w:rPr>
            <w:noProof/>
            <w:webHidden/>
          </w:rPr>
          <w:fldChar w:fldCharType="begin"/>
        </w:r>
        <w:r>
          <w:rPr>
            <w:noProof/>
            <w:webHidden/>
          </w:rPr>
          <w:instrText xml:space="preserve"> PAGEREF _Toc73185209 \h </w:instrText>
        </w:r>
        <w:r>
          <w:rPr>
            <w:noProof/>
            <w:webHidden/>
          </w:rPr>
        </w:r>
        <w:r>
          <w:rPr>
            <w:noProof/>
            <w:webHidden/>
          </w:rPr>
          <w:fldChar w:fldCharType="separate"/>
        </w:r>
        <w:r w:rsidR="005F64B9">
          <w:rPr>
            <w:noProof/>
            <w:webHidden/>
          </w:rPr>
          <w:t>- 16 -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10" w:history="1">
        <w:r w:rsidRPr="0056398B">
          <w:rPr>
            <w:rStyle w:val="Hyperlink"/>
            <w:noProof/>
          </w:rPr>
          <w:t>3.</w:t>
        </w:r>
        <w:r>
          <w:rPr>
            <w:rFonts w:asciiTheme="minorHAnsi" w:eastAsiaTheme="minorEastAsia" w:hAnsiTheme="minorHAnsi" w:cstheme="minorBidi"/>
            <w:b w:val="0"/>
            <w:bCs w:val="0"/>
            <w:noProof/>
            <w:sz w:val="22"/>
            <w:szCs w:val="22"/>
            <w:lang w:eastAsia="ja-JP"/>
          </w:rPr>
          <w:tab/>
        </w:r>
        <w:r w:rsidRPr="0056398B">
          <w:rPr>
            <w:rStyle w:val="Hyperlink"/>
            <w:noProof/>
          </w:rPr>
          <w:t>Biểu đồ tuần tự</w:t>
        </w:r>
        <w:r>
          <w:rPr>
            <w:noProof/>
            <w:webHidden/>
          </w:rPr>
          <w:tab/>
        </w:r>
        <w:r>
          <w:rPr>
            <w:noProof/>
            <w:webHidden/>
          </w:rPr>
          <w:fldChar w:fldCharType="begin"/>
        </w:r>
        <w:r>
          <w:rPr>
            <w:noProof/>
            <w:webHidden/>
          </w:rPr>
          <w:instrText xml:space="preserve"> PAGEREF _Toc73185210 \h </w:instrText>
        </w:r>
        <w:r>
          <w:rPr>
            <w:noProof/>
            <w:webHidden/>
          </w:rPr>
        </w:r>
        <w:r>
          <w:rPr>
            <w:noProof/>
            <w:webHidden/>
          </w:rPr>
          <w:fldChar w:fldCharType="separate"/>
        </w:r>
        <w:r w:rsidR="005F64B9">
          <w:rPr>
            <w:noProof/>
            <w:webHidden/>
          </w:rPr>
          <w:t>- 17 -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1" w:history="1">
        <w:r w:rsidRPr="0056398B">
          <w:rPr>
            <w:rStyle w:val="Hyperlink"/>
            <w:noProof/>
          </w:rPr>
          <w:t>3.1.</w:t>
        </w:r>
        <w:r>
          <w:rPr>
            <w:rFonts w:asciiTheme="minorHAnsi" w:eastAsiaTheme="minorEastAsia" w:hAnsiTheme="minorHAnsi" w:cstheme="minorBidi"/>
            <w:noProof/>
            <w:sz w:val="22"/>
            <w:szCs w:val="22"/>
            <w:lang w:eastAsia="ja-JP"/>
          </w:rPr>
          <w:tab/>
        </w:r>
        <w:r w:rsidRPr="0056398B">
          <w:rPr>
            <w:rStyle w:val="Hyperlink"/>
            <w:noProof/>
          </w:rPr>
          <w:t>Biểu đồ tuần tự đăng nhập admin</w:t>
        </w:r>
        <w:r>
          <w:rPr>
            <w:noProof/>
            <w:webHidden/>
          </w:rPr>
          <w:tab/>
        </w:r>
        <w:r>
          <w:rPr>
            <w:noProof/>
            <w:webHidden/>
          </w:rPr>
          <w:fldChar w:fldCharType="begin"/>
        </w:r>
        <w:r>
          <w:rPr>
            <w:noProof/>
            <w:webHidden/>
          </w:rPr>
          <w:instrText xml:space="preserve"> PAGEREF _Toc73185211 \h </w:instrText>
        </w:r>
        <w:r>
          <w:rPr>
            <w:noProof/>
            <w:webHidden/>
          </w:rPr>
        </w:r>
        <w:r>
          <w:rPr>
            <w:noProof/>
            <w:webHidden/>
          </w:rPr>
          <w:fldChar w:fldCharType="separate"/>
        </w:r>
        <w:r w:rsidR="005F64B9">
          <w:rPr>
            <w:noProof/>
            <w:webHidden/>
          </w:rPr>
          <w:t>- 17 -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2" w:history="1">
        <w:r w:rsidRPr="0056398B">
          <w:rPr>
            <w:rStyle w:val="Hyperlink"/>
            <w:noProof/>
          </w:rPr>
          <w:t>3.2.</w:t>
        </w:r>
        <w:r>
          <w:rPr>
            <w:rFonts w:asciiTheme="minorHAnsi" w:eastAsiaTheme="minorEastAsia" w:hAnsiTheme="minorHAnsi" w:cstheme="minorBidi"/>
            <w:noProof/>
            <w:sz w:val="22"/>
            <w:szCs w:val="22"/>
            <w:lang w:eastAsia="ja-JP"/>
          </w:rPr>
          <w:tab/>
        </w:r>
        <w:r w:rsidRPr="0056398B">
          <w:rPr>
            <w:rStyle w:val="Hyperlink"/>
            <w:noProof/>
          </w:rPr>
          <w:t>Biểu đồ tuần tự thêm sản phẩm</w:t>
        </w:r>
        <w:r>
          <w:rPr>
            <w:noProof/>
            <w:webHidden/>
          </w:rPr>
          <w:tab/>
        </w:r>
        <w:r>
          <w:rPr>
            <w:noProof/>
            <w:webHidden/>
          </w:rPr>
          <w:fldChar w:fldCharType="begin"/>
        </w:r>
        <w:r>
          <w:rPr>
            <w:noProof/>
            <w:webHidden/>
          </w:rPr>
          <w:instrText xml:space="preserve"> PAGEREF _Toc73185212 \h </w:instrText>
        </w:r>
        <w:r>
          <w:rPr>
            <w:noProof/>
            <w:webHidden/>
          </w:rPr>
        </w:r>
        <w:r>
          <w:rPr>
            <w:noProof/>
            <w:webHidden/>
          </w:rPr>
          <w:fldChar w:fldCharType="separate"/>
        </w:r>
        <w:r w:rsidR="005F64B9">
          <w:rPr>
            <w:noProof/>
            <w:webHidden/>
          </w:rPr>
          <w:t>- 17 -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3" w:history="1">
        <w:r w:rsidRPr="0056398B">
          <w:rPr>
            <w:rStyle w:val="Hyperlink"/>
            <w:noProof/>
          </w:rPr>
          <w:t>3.3.</w:t>
        </w:r>
        <w:r>
          <w:rPr>
            <w:rFonts w:asciiTheme="minorHAnsi" w:eastAsiaTheme="minorEastAsia" w:hAnsiTheme="minorHAnsi" w:cstheme="minorBidi"/>
            <w:noProof/>
            <w:sz w:val="22"/>
            <w:szCs w:val="22"/>
            <w:lang w:eastAsia="ja-JP"/>
          </w:rPr>
          <w:tab/>
        </w:r>
        <w:r w:rsidRPr="0056398B">
          <w:rPr>
            <w:rStyle w:val="Hyperlink"/>
            <w:noProof/>
          </w:rPr>
          <w:t>Biểu đồ tuần tự chỉnh sửa sản phẩm</w:t>
        </w:r>
        <w:r>
          <w:rPr>
            <w:noProof/>
            <w:webHidden/>
          </w:rPr>
          <w:tab/>
        </w:r>
        <w:r>
          <w:rPr>
            <w:noProof/>
            <w:webHidden/>
          </w:rPr>
          <w:fldChar w:fldCharType="begin"/>
        </w:r>
        <w:r>
          <w:rPr>
            <w:noProof/>
            <w:webHidden/>
          </w:rPr>
          <w:instrText xml:space="preserve"> PAGEREF _Toc73185213 \h </w:instrText>
        </w:r>
        <w:r>
          <w:rPr>
            <w:noProof/>
            <w:webHidden/>
          </w:rPr>
        </w:r>
        <w:r>
          <w:rPr>
            <w:noProof/>
            <w:webHidden/>
          </w:rPr>
          <w:fldChar w:fldCharType="separate"/>
        </w:r>
        <w:r w:rsidR="005F64B9">
          <w:rPr>
            <w:noProof/>
            <w:webHidden/>
          </w:rPr>
          <w:t>- 18 -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4" w:history="1">
        <w:r w:rsidRPr="0056398B">
          <w:rPr>
            <w:rStyle w:val="Hyperlink"/>
            <w:noProof/>
          </w:rPr>
          <w:t>3.4.</w:t>
        </w:r>
        <w:r>
          <w:rPr>
            <w:rFonts w:asciiTheme="minorHAnsi" w:eastAsiaTheme="minorEastAsia" w:hAnsiTheme="minorHAnsi" w:cstheme="minorBidi"/>
            <w:noProof/>
            <w:sz w:val="22"/>
            <w:szCs w:val="22"/>
            <w:lang w:eastAsia="ja-JP"/>
          </w:rPr>
          <w:tab/>
        </w:r>
        <w:r w:rsidRPr="0056398B">
          <w:rPr>
            <w:rStyle w:val="Hyperlink"/>
            <w:noProof/>
          </w:rPr>
          <w:t>Biểu đồ tuần tự xóa sản phẩm</w:t>
        </w:r>
        <w:r>
          <w:rPr>
            <w:noProof/>
            <w:webHidden/>
          </w:rPr>
          <w:tab/>
        </w:r>
        <w:r>
          <w:rPr>
            <w:noProof/>
            <w:webHidden/>
          </w:rPr>
          <w:fldChar w:fldCharType="begin"/>
        </w:r>
        <w:r>
          <w:rPr>
            <w:noProof/>
            <w:webHidden/>
          </w:rPr>
          <w:instrText xml:space="preserve"> PAGEREF _Toc73185214 \h </w:instrText>
        </w:r>
        <w:r>
          <w:rPr>
            <w:noProof/>
            <w:webHidden/>
          </w:rPr>
        </w:r>
        <w:r>
          <w:rPr>
            <w:noProof/>
            <w:webHidden/>
          </w:rPr>
          <w:fldChar w:fldCharType="separate"/>
        </w:r>
        <w:r w:rsidR="005F64B9">
          <w:rPr>
            <w:noProof/>
            <w:webHidden/>
          </w:rPr>
          <w:t>- 18 -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5" w:history="1">
        <w:r w:rsidRPr="0056398B">
          <w:rPr>
            <w:rStyle w:val="Hyperlink"/>
            <w:noProof/>
          </w:rPr>
          <w:t>3.5.</w:t>
        </w:r>
        <w:r>
          <w:rPr>
            <w:rFonts w:asciiTheme="minorHAnsi" w:eastAsiaTheme="minorEastAsia" w:hAnsiTheme="minorHAnsi" w:cstheme="minorBidi"/>
            <w:noProof/>
            <w:sz w:val="22"/>
            <w:szCs w:val="22"/>
            <w:lang w:eastAsia="ja-JP"/>
          </w:rPr>
          <w:tab/>
        </w:r>
        <w:r w:rsidRPr="0056398B">
          <w:rPr>
            <w:rStyle w:val="Hyperlink"/>
            <w:noProof/>
          </w:rPr>
          <w:t>Biểu đồ tuần tự upload ảnh sản phẩm</w:t>
        </w:r>
        <w:r>
          <w:rPr>
            <w:noProof/>
            <w:webHidden/>
          </w:rPr>
          <w:tab/>
        </w:r>
        <w:r>
          <w:rPr>
            <w:noProof/>
            <w:webHidden/>
          </w:rPr>
          <w:fldChar w:fldCharType="begin"/>
        </w:r>
        <w:r>
          <w:rPr>
            <w:noProof/>
            <w:webHidden/>
          </w:rPr>
          <w:instrText xml:space="preserve"> PAGEREF _Toc73185215 \h </w:instrText>
        </w:r>
        <w:r>
          <w:rPr>
            <w:noProof/>
            <w:webHidden/>
          </w:rPr>
        </w:r>
        <w:r>
          <w:rPr>
            <w:noProof/>
            <w:webHidden/>
          </w:rPr>
          <w:fldChar w:fldCharType="separate"/>
        </w:r>
        <w:r w:rsidR="005F64B9">
          <w:rPr>
            <w:noProof/>
            <w:webHidden/>
          </w:rPr>
          <w:t>- 19 -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6" w:history="1">
        <w:r w:rsidRPr="0056398B">
          <w:rPr>
            <w:rStyle w:val="Hyperlink"/>
            <w:noProof/>
          </w:rPr>
          <w:t>3.6.</w:t>
        </w:r>
        <w:r>
          <w:rPr>
            <w:rFonts w:asciiTheme="minorHAnsi" w:eastAsiaTheme="minorEastAsia" w:hAnsiTheme="minorHAnsi" w:cstheme="minorBidi"/>
            <w:noProof/>
            <w:sz w:val="22"/>
            <w:szCs w:val="22"/>
            <w:lang w:eastAsia="ja-JP"/>
          </w:rPr>
          <w:tab/>
        </w:r>
        <w:r w:rsidRPr="0056398B">
          <w:rPr>
            <w:rStyle w:val="Hyperlink"/>
            <w:noProof/>
          </w:rPr>
          <w:t>Biểu đồ tuần tự duyệt đơn hàng</w:t>
        </w:r>
        <w:r>
          <w:rPr>
            <w:noProof/>
            <w:webHidden/>
          </w:rPr>
          <w:tab/>
        </w:r>
        <w:r>
          <w:rPr>
            <w:noProof/>
            <w:webHidden/>
          </w:rPr>
          <w:fldChar w:fldCharType="begin"/>
        </w:r>
        <w:r>
          <w:rPr>
            <w:noProof/>
            <w:webHidden/>
          </w:rPr>
          <w:instrText xml:space="preserve"> PAGEREF _Toc73185216 \h </w:instrText>
        </w:r>
        <w:r>
          <w:rPr>
            <w:noProof/>
            <w:webHidden/>
          </w:rPr>
        </w:r>
        <w:r>
          <w:rPr>
            <w:noProof/>
            <w:webHidden/>
          </w:rPr>
          <w:fldChar w:fldCharType="separate"/>
        </w:r>
        <w:r w:rsidR="005F64B9">
          <w:rPr>
            <w:noProof/>
            <w:webHidden/>
          </w:rPr>
          <w:t>- 19 -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17" w:history="1">
        <w:r w:rsidRPr="0056398B">
          <w:rPr>
            <w:rStyle w:val="Hyperlink"/>
            <w:noProof/>
          </w:rPr>
          <w:t>3.7.</w:t>
        </w:r>
        <w:r>
          <w:rPr>
            <w:rFonts w:asciiTheme="minorHAnsi" w:eastAsiaTheme="minorEastAsia" w:hAnsiTheme="minorHAnsi" w:cstheme="minorBidi"/>
            <w:noProof/>
            <w:sz w:val="22"/>
            <w:szCs w:val="22"/>
            <w:lang w:eastAsia="ja-JP"/>
          </w:rPr>
          <w:tab/>
        </w:r>
        <w:r w:rsidRPr="0056398B">
          <w:rPr>
            <w:rStyle w:val="Hyperlink"/>
            <w:noProof/>
          </w:rPr>
          <w:t>Biểu đồ tuần tự giỏ hàng</w:t>
        </w:r>
        <w:r>
          <w:rPr>
            <w:noProof/>
            <w:webHidden/>
          </w:rPr>
          <w:tab/>
        </w:r>
        <w:r>
          <w:rPr>
            <w:noProof/>
            <w:webHidden/>
          </w:rPr>
          <w:fldChar w:fldCharType="begin"/>
        </w:r>
        <w:r>
          <w:rPr>
            <w:noProof/>
            <w:webHidden/>
          </w:rPr>
          <w:instrText xml:space="preserve"> PAGEREF _Toc73185217 \h </w:instrText>
        </w:r>
        <w:r>
          <w:rPr>
            <w:noProof/>
            <w:webHidden/>
          </w:rPr>
        </w:r>
        <w:r>
          <w:rPr>
            <w:noProof/>
            <w:webHidden/>
          </w:rPr>
          <w:fldChar w:fldCharType="separate"/>
        </w:r>
        <w:r w:rsidR="005F64B9">
          <w:rPr>
            <w:noProof/>
            <w:webHidden/>
          </w:rPr>
          <w:t>- 20 -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18" w:history="1">
        <w:r w:rsidRPr="0056398B">
          <w:rPr>
            <w:rStyle w:val="Hyperlink"/>
            <w:noProof/>
          </w:rPr>
          <w:t>4.</w:t>
        </w:r>
        <w:r>
          <w:rPr>
            <w:rFonts w:asciiTheme="minorHAnsi" w:eastAsiaTheme="minorEastAsia" w:hAnsiTheme="minorHAnsi" w:cstheme="minorBidi"/>
            <w:b w:val="0"/>
            <w:bCs w:val="0"/>
            <w:noProof/>
            <w:sz w:val="22"/>
            <w:szCs w:val="22"/>
            <w:lang w:eastAsia="ja-JP"/>
          </w:rPr>
          <w:tab/>
        </w:r>
        <w:r w:rsidRPr="0056398B">
          <w:rPr>
            <w:rStyle w:val="Hyperlink"/>
            <w:noProof/>
          </w:rPr>
          <w:t>Biểu đồ ERD</w:t>
        </w:r>
        <w:r>
          <w:rPr>
            <w:noProof/>
            <w:webHidden/>
          </w:rPr>
          <w:tab/>
        </w:r>
        <w:r>
          <w:rPr>
            <w:noProof/>
            <w:webHidden/>
          </w:rPr>
          <w:fldChar w:fldCharType="begin"/>
        </w:r>
        <w:r>
          <w:rPr>
            <w:noProof/>
            <w:webHidden/>
          </w:rPr>
          <w:instrText xml:space="preserve"> PAGEREF _Toc73185218 \h </w:instrText>
        </w:r>
        <w:r>
          <w:rPr>
            <w:noProof/>
            <w:webHidden/>
          </w:rPr>
        </w:r>
        <w:r>
          <w:rPr>
            <w:noProof/>
            <w:webHidden/>
          </w:rPr>
          <w:fldChar w:fldCharType="separate"/>
        </w:r>
        <w:r w:rsidR="005F64B9">
          <w:rPr>
            <w:noProof/>
            <w:webHidden/>
          </w:rPr>
          <w:t>- 20 -</w:t>
        </w:r>
        <w:r>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219" w:history="1">
        <w:r w:rsidRPr="0056398B">
          <w:rPr>
            <w:rStyle w:val="Hyperlink"/>
            <w:noProof/>
          </w:rPr>
          <w:t>Chương 3. XÂY DỰNG WEBSITE BÁN ĐỒNG HỒ</w:t>
        </w:r>
        <w:r>
          <w:rPr>
            <w:noProof/>
            <w:webHidden/>
          </w:rPr>
          <w:tab/>
        </w:r>
        <w:r>
          <w:rPr>
            <w:noProof/>
            <w:webHidden/>
          </w:rPr>
          <w:fldChar w:fldCharType="begin"/>
        </w:r>
        <w:r>
          <w:rPr>
            <w:noProof/>
            <w:webHidden/>
          </w:rPr>
          <w:instrText xml:space="preserve"> PAGEREF _Toc73185219 \h </w:instrText>
        </w:r>
        <w:r>
          <w:rPr>
            <w:noProof/>
            <w:webHidden/>
          </w:rPr>
        </w:r>
        <w:r>
          <w:rPr>
            <w:noProof/>
            <w:webHidden/>
          </w:rPr>
          <w:fldChar w:fldCharType="separate"/>
        </w:r>
        <w:r w:rsidR="005F64B9">
          <w:rPr>
            <w:noProof/>
            <w:webHidden/>
          </w:rPr>
          <w:t>- 21 -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20" w:history="1">
        <w:r w:rsidRPr="0056398B">
          <w:rPr>
            <w:rStyle w:val="Hyperlink"/>
            <w:noProof/>
          </w:rPr>
          <w:t>1.</w:t>
        </w:r>
        <w:r>
          <w:rPr>
            <w:rFonts w:asciiTheme="minorHAnsi" w:eastAsiaTheme="minorEastAsia" w:hAnsiTheme="minorHAnsi" w:cstheme="minorBidi"/>
            <w:b w:val="0"/>
            <w:bCs w:val="0"/>
            <w:noProof/>
            <w:sz w:val="22"/>
            <w:szCs w:val="22"/>
            <w:lang w:eastAsia="ja-JP"/>
          </w:rPr>
          <w:tab/>
        </w:r>
        <w:r w:rsidRPr="0056398B">
          <w:rPr>
            <w:rStyle w:val="Hyperlink"/>
            <w:noProof/>
          </w:rPr>
          <w:t>Người dùng</w:t>
        </w:r>
        <w:r>
          <w:rPr>
            <w:noProof/>
            <w:webHidden/>
          </w:rPr>
          <w:tab/>
        </w:r>
        <w:r>
          <w:rPr>
            <w:noProof/>
            <w:webHidden/>
          </w:rPr>
          <w:fldChar w:fldCharType="begin"/>
        </w:r>
        <w:r>
          <w:rPr>
            <w:noProof/>
            <w:webHidden/>
          </w:rPr>
          <w:instrText xml:space="preserve"> PAGEREF _Toc73185220 \h </w:instrText>
        </w:r>
        <w:r>
          <w:rPr>
            <w:noProof/>
            <w:webHidden/>
          </w:rPr>
        </w:r>
        <w:r>
          <w:rPr>
            <w:noProof/>
            <w:webHidden/>
          </w:rPr>
          <w:fldChar w:fldCharType="separate"/>
        </w:r>
        <w:r w:rsidR="005F64B9">
          <w:rPr>
            <w:noProof/>
            <w:webHidden/>
          </w:rPr>
          <w:t>- 21 -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1" w:history="1">
        <w:r w:rsidRPr="0056398B">
          <w:rPr>
            <w:rStyle w:val="Hyperlink"/>
            <w:noProof/>
          </w:rPr>
          <w:t>1.1.</w:t>
        </w:r>
        <w:r>
          <w:rPr>
            <w:rFonts w:asciiTheme="minorHAnsi" w:eastAsiaTheme="minorEastAsia" w:hAnsiTheme="minorHAnsi" w:cstheme="minorBidi"/>
            <w:noProof/>
            <w:sz w:val="22"/>
            <w:szCs w:val="22"/>
            <w:lang w:eastAsia="ja-JP"/>
          </w:rPr>
          <w:tab/>
        </w:r>
        <w:r w:rsidRPr="0056398B">
          <w:rPr>
            <w:rStyle w:val="Hyperlink"/>
            <w:noProof/>
          </w:rPr>
          <w:t>Giao diện người dùng</w:t>
        </w:r>
        <w:r>
          <w:rPr>
            <w:noProof/>
            <w:webHidden/>
          </w:rPr>
          <w:tab/>
        </w:r>
        <w:r>
          <w:rPr>
            <w:noProof/>
            <w:webHidden/>
          </w:rPr>
          <w:fldChar w:fldCharType="begin"/>
        </w:r>
        <w:r>
          <w:rPr>
            <w:noProof/>
            <w:webHidden/>
          </w:rPr>
          <w:instrText xml:space="preserve"> PAGEREF _Toc73185221 \h </w:instrText>
        </w:r>
        <w:r>
          <w:rPr>
            <w:noProof/>
            <w:webHidden/>
          </w:rPr>
        </w:r>
        <w:r>
          <w:rPr>
            <w:noProof/>
            <w:webHidden/>
          </w:rPr>
          <w:fldChar w:fldCharType="separate"/>
        </w:r>
        <w:r w:rsidR="005F64B9">
          <w:rPr>
            <w:noProof/>
            <w:webHidden/>
          </w:rPr>
          <w:t>- 21 -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2" w:history="1">
        <w:r w:rsidRPr="0056398B">
          <w:rPr>
            <w:rStyle w:val="Hyperlink"/>
            <w:noProof/>
          </w:rPr>
          <w:t>1.2.</w:t>
        </w:r>
        <w:r>
          <w:rPr>
            <w:rFonts w:asciiTheme="minorHAnsi" w:eastAsiaTheme="minorEastAsia" w:hAnsiTheme="minorHAnsi" w:cstheme="minorBidi"/>
            <w:noProof/>
            <w:sz w:val="22"/>
            <w:szCs w:val="22"/>
            <w:lang w:eastAsia="ja-JP"/>
          </w:rPr>
          <w:tab/>
        </w:r>
        <w:r w:rsidRPr="0056398B">
          <w:rPr>
            <w:rStyle w:val="Hyperlink"/>
            <w:noProof/>
          </w:rPr>
          <w:t>Giao diện sản phẩm</w:t>
        </w:r>
        <w:r>
          <w:rPr>
            <w:noProof/>
            <w:webHidden/>
          </w:rPr>
          <w:tab/>
        </w:r>
        <w:r>
          <w:rPr>
            <w:noProof/>
            <w:webHidden/>
          </w:rPr>
          <w:fldChar w:fldCharType="begin"/>
        </w:r>
        <w:r>
          <w:rPr>
            <w:noProof/>
            <w:webHidden/>
          </w:rPr>
          <w:instrText xml:space="preserve"> PAGEREF _Toc73185222 \h </w:instrText>
        </w:r>
        <w:r>
          <w:rPr>
            <w:noProof/>
            <w:webHidden/>
          </w:rPr>
        </w:r>
        <w:r>
          <w:rPr>
            <w:noProof/>
            <w:webHidden/>
          </w:rPr>
          <w:fldChar w:fldCharType="separate"/>
        </w:r>
        <w:r w:rsidR="005F64B9">
          <w:rPr>
            <w:noProof/>
            <w:webHidden/>
          </w:rPr>
          <w:t>- 22 -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3" w:history="1">
        <w:r w:rsidRPr="0056398B">
          <w:rPr>
            <w:rStyle w:val="Hyperlink"/>
            <w:noProof/>
          </w:rPr>
          <w:t>1.3.</w:t>
        </w:r>
        <w:r>
          <w:rPr>
            <w:rFonts w:asciiTheme="minorHAnsi" w:eastAsiaTheme="minorEastAsia" w:hAnsiTheme="minorHAnsi" w:cstheme="minorBidi"/>
            <w:noProof/>
            <w:sz w:val="22"/>
            <w:szCs w:val="22"/>
            <w:lang w:eastAsia="ja-JP"/>
          </w:rPr>
          <w:tab/>
        </w:r>
        <w:r w:rsidRPr="0056398B">
          <w:rPr>
            <w:rStyle w:val="Hyperlink"/>
            <w:noProof/>
          </w:rPr>
          <w:t>Giao diện thông tin sản phẩm</w:t>
        </w:r>
        <w:r>
          <w:rPr>
            <w:noProof/>
            <w:webHidden/>
          </w:rPr>
          <w:tab/>
        </w:r>
        <w:r>
          <w:rPr>
            <w:noProof/>
            <w:webHidden/>
          </w:rPr>
          <w:fldChar w:fldCharType="begin"/>
        </w:r>
        <w:r>
          <w:rPr>
            <w:noProof/>
            <w:webHidden/>
          </w:rPr>
          <w:instrText xml:space="preserve"> PAGEREF _Toc73185223 \h </w:instrText>
        </w:r>
        <w:r>
          <w:rPr>
            <w:noProof/>
            <w:webHidden/>
          </w:rPr>
        </w:r>
        <w:r>
          <w:rPr>
            <w:noProof/>
            <w:webHidden/>
          </w:rPr>
          <w:fldChar w:fldCharType="separate"/>
        </w:r>
        <w:r w:rsidR="005F64B9">
          <w:rPr>
            <w:noProof/>
            <w:webHidden/>
          </w:rPr>
          <w:t>- 23 -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4" w:history="1">
        <w:r w:rsidRPr="0056398B">
          <w:rPr>
            <w:rStyle w:val="Hyperlink"/>
            <w:noProof/>
          </w:rPr>
          <w:t>1.4.</w:t>
        </w:r>
        <w:r>
          <w:rPr>
            <w:rFonts w:asciiTheme="minorHAnsi" w:eastAsiaTheme="minorEastAsia" w:hAnsiTheme="minorHAnsi" w:cstheme="minorBidi"/>
            <w:noProof/>
            <w:sz w:val="22"/>
            <w:szCs w:val="22"/>
            <w:lang w:eastAsia="ja-JP"/>
          </w:rPr>
          <w:tab/>
        </w:r>
        <w:r w:rsidRPr="0056398B">
          <w:rPr>
            <w:rStyle w:val="Hyperlink"/>
            <w:noProof/>
          </w:rPr>
          <w:t>Giao diện giỏ hàng</w:t>
        </w:r>
        <w:r>
          <w:rPr>
            <w:noProof/>
            <w:webHidden/>
          </w:rPr>
          <w:tab/>
        </w:r>
        <w:r>
          <w:rPr>
            <w:noProof/>
            <w:webHidden/>
          </w:rPr>
          <w:fldChar w:fldCharType="begin"/>
        </w:r>
        <w:r>
          <w:rPr>
            <w:noProof/>
            <w:webHidden/>
          </w:rPr>
          <w:instrText xml:space="preserve"> PAGEREF _Toc73185224 \h </w:instrText>
        </w:r>
        <w:r>
          <w:rPr>
            <w:noProof/>
            <w:webHidden/>
          </w:rPr>
        </w:r>
        <w:r>
          <w:rPr>
            <w:noProof/>
            <w:webHidden/>
          </w:rPr>
          <w:fldChar w:fldCharType="separate"/>
        </w:r>
        <w:r w:rsidR="005F64B9">
          <w:rPr>
            <w:noProof/>
            <w:webHidden/>
          </w:rPr>
          <w:t>- 24 -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25" w:history="1">
        <w:r w:rsidRPr="0056398B">
          <w:rPr>
            <w:rStyle w:val="Hyperlink"/>
            <w:noProof/>
          </w:rPr>
          <w:t>2.</w:t>
        </w:r>
        <w:r>
          <w:rPr>
            <w:rFonts w:asciiTheme="minorHAnsi" w:eastAsiaTheme="minorEastAsia" w:hAnsiTheme="minorHAnsi" w:cstheme="minorBidi"/>
            <w:b w:val="0"/>
            <w:bCs w:val="0"/>
            <w:noProof/>
            <w:sz w:val="22"/>
            <w:szCs w:val="22"/>
            <w:lang w:eastAsia="ja-JP"/>
          </w:rPr>
          <w:tab/>
        </w:r>
        <w:r w:rsidRPr="0056398B">
          <w:rPr>
            <w:rStyle w:val="Hyperlink"/>
            <w:noProof/>
          </w:rPr>
          <w:t>Người quản trị</w:t>
        </w:r>
        <w:r>
          <w:rPr>
            <w:noProof/>
            <w:webHidden/>
          </w:rPr>
          <w:tab/>
        </w:r>
        <w:r>
          <w:rPr>
            <w:noProof/>
            <w:webHidden/>
          </w:rPr>
          <w:fldChar w:fldCharType="begin"/>
        </w:r>
        <w:r>
          <w:rPr>
            <w:noProof/>
            <w:webHidden/>
          </w:rPr>
          <w:instrText xml:space="preserve"> PAGEREF _Toc73185225 \h </w:instrText>
        </w:r>
        <w:r>
          <w:rPr>
            <w:noProof/>
            <w:webHidden/>
          </w:rPr>
        </w:r>
        <w:r>
          <w:rPr>
            <w:noProof/>
            <w:webHidden/>
          </w:rPr>
          <w:fldChar w:fldCharType="separate"/>
        </w:r>
        <w:r w:rsidR="005F64B9">
          <w:rPr>
            <w:noProof/>
            <w:webHidden/>
          </w:rPr>
          <w:t>- 24 -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6" w:history="1">
        <w:r w:rsidRPr="0056398B">
          <w:rPr>
            <w:rStyle w:val="Hyperlink"/>
            <w:noProof/>
          </w:rPr>
          <w:t>2.1.</w:t>
        </w:r>
        <w:r>
          <w:rPr>
            <w:rFonts w:asciiTheme="minorHAnsi" w:eastAsiaTheme="minorEastAsia" w:hAnsiTheme="minorHAnsi" w:cstheme="minorBidi"/>
            <w:noProof/>
            <w:sz w:val="22"/>
            <w:szCs w:val="22"/>
            <w:lang w:eastAsia="ja-JP"/>
          </w:rPr>
          <w:tab/>
        </w:r>
        <w:r w:rsidRPr="0056398B">
          <w:rPr>
            <w:rStyle w:val="Hyperlink"/>
            <w:noProof/>
          </w:rPr>
          <w:t>Giao diện người quản trị</w:t>
        </w:r>
        <w:r>
          <w:rPr>
            <w:noProof/>
            <w:webHidden/>
          </w:rPr>
          <w:tab/>
        </w:r>
        <w:r>
          <w:rPr>
            <w:noProof/>
            <w:webHidden/>
          </w:rPr>
          <w:fldChar w:fldCharType="begin"/>
        </w:r>
        <w:r>
          <w:rPr>
            <w:noProof/>
            <w:webHidden/>
          </w:rPr>
          <w:instrText xml:space="preserve"> PAGEREF _Toc73185226 \h </w:instrText>
        </w:r>
        <w:r>
          <w:rPr>
            <w:noProof/>
            <w:webHidden/>
          </w:rPr>
        </w:r>
        <w:r>
          <w:rPr>
            <w:noProof/>
            <w:webHidden/>
          </w:rPr>
          <w:fldChar w:fldCharType="separate"/>
        </w:r>
        <w:r w:rsidR="005F64B9">
          <w:rPr>
            <w:noProof/>
            <w:webHidden/>
          </w:rPr>
          <w:t>- 24 -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7" w:history="1">
        <w:r w:rsidRPr="0056398B">
          <w:rPr>
            <w:rStyle w:val="Hyperlink"/>
            <w:noProof/>
          </w:rPr>
          <w:t>2.2.</w:t>
        </w:r>
        <w:r>
          <w:rPr>
            <w:rFonts w:asciiTheme="minorHAnsi" w:eastAsiaTheme="minorEastAsia" w:hAnsiTheme="minorHAnsi" w:cstheme="minorBidi"/>
            <w:noProof/>
            <w:sz w:val="22"/>
            <w:szCs w:val="22"/>
            <w:lang w:eastAsia="ja-JP"/>
          </w:rPr>
          <w:tab/>
        </w:r>
        <w:r w:rsidRPr="0056398B">
          <w:rPr>
            <w:rStyle w:val="Hyperlink"/>
            <w:noProof/>
          </w:rPr>
          <w:t>Chức năng thêm</w:t>
        </w:r>
        <w:r>
          <w:rPr>
            <w:noProof/>
            <w:webHidden/>
          </w:rPr>
          <w:tab/>
        </w:r>
        <w:r>
          <w:rPr>
            <w:noProof/>
            <w:webHidden/>
          </w:rPr>
          <w:fldChar w:fldCharType="begin"/>
        </w:r>
        <w:r>
          <w:rPr>
            <w:noProof/>
            <w:webHidden/>
          </w:rPr>
          <w:instrText xml:space="preserve"> PAGEREF _Toc73185227 \h </w:instrText>
        </w:r>
        <w:r>
          <w:rPr>
            <w:noProof/>
            <w:webHidden/>
          </w:rPr>
        </w:r>
        <w:r>
          <w:rPr>
            <w:noProof/>
            <w:webHidden/>
          </w:rPr>
          <w:fldChar w:fldCharType="separate"/>
        </w:r>
        <w:r w:rsidR="005F64B9">
          <w:rPr>
            <w:noProof/>
            <w:webHidden/>
          </w:rPr>
          <w:t>- 25 -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8" w:history="1">
        <w:r w:rsidRPr="0056398B">
          <w:rPr>
            <w:rStyle w:val="Hyperlink"/>
            <w:noProof/>
          </w:rPr>
          <w:t>2.3.</w:t>
        </w:r>
        <w:r>
          <w:rPr>
            <w:rFonts w:asciiTheme="minorHAnsi" w:eastAsiaTheme="minorEastAsia" w:hAnsiTheme="minorHAnsi" w:cstheme="minorBidi"/>
            <w:noProof/>
            <w:sz w:val="22"/>
            <w:szCs w:val="22"/>
            <w:lang w:eastAsia="ja-JP"/>
          </w:rPr>
          <w:tab/>
        </w:r>
        <w:r w:rsidRPr="0056398B">
          <w:rPr>
            <w:rStyle w:val="Hyperlink"/>
            <w:noProof/>
          </w:rPr>
          <w:t>Chức năng chỉnh sửa</w:t>
        </w:r>
        <w:r>
          <w:rPr>
            <w:noProof/>
            <w:webHidden/>
          </w:rPr>
          <w:tab/>
        </w:r>
        <w:r>
          <w:rPr>
            <w:noProof/>
            <w:webHidden/>
          </w:rPr>
          <w:fldChar w:fldCharType="begin"/>
        </w:r>
        <w:r>
          <w:rPr>
            <w:noProof/>
            <w:webHidden/>
          </w:rPr>
          <w:instrText xml:space="preserve"> PAGEREF _Toc73185228 \h </w:instrText>
        </w:r>
        <w:r>
          <w:rPr>
            <w:noProof/>
            <w:webHidden/>
          </w:rPr>
        </w:r>
        <w:r>
          <w:rPr>
            <w:noProof/>
            <w:webHidden/>
          </w:rPr>
          <w:fldChar w:fldCharType="separate"/>
        </w:r>
        <w:r w:rsidR="005F64B9">
          <w:rPr>
            <w:noProof/>
            <w:webHidden/>
          </w:rPr>
          <w:t>- 26 -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29" w:history="1">
        <w:r w:rsidRPr="0056398B">
          <w:rPr>
            <w:rStyle w:val="Hyperlink"/>
            <w:noProof/>
          </w:rPr>
          <w:t>2.4.</w:t>
        </w:r>
        <w:r>
          <w:rPr>
            <w:rFonts w:asciiTheme="minorHAnsi" w:eastAsiaTheme="minorEastAsia" w:hAnsiTheme="minorHAnsi" w:cstheme="minorBidi"/>
            <w:noProof/>
            <w:sz w:val="22"/>
            <w:szCs w:val="22"/>
            <w:lang w:eastAsia="ja-JP"/>
          </w:rPr>
          <w:tab/>
        </w:r>
        <w:r w:rsidRPr="0056398B">
          <w:rPr>
            <w:rStyle w:val="Hyperlink"/>
            <w:noProof/>
          </w:rPr>
          <w:t>Chức năng upload ảnh</w:t>
        </w:r>
        <w:r>
          <w:rPr>
            <w:noProof/>
            <w:webHidden/>
          </w:rPr>
          <w:tab/>
        </w:r>
        <w:r>
          <w:rPr>
            <w:noProof/>
            <w:webHidden/>
          </w:rPr>
          <w:fldChar w:fldCharType="begin"/>
        </w:r>
        <w:r>
          <w:rPr>
            <w:noProof/>
            <w:webHidden/>
          </w:rPr>
          <w:instrText xml:space="preserve"> PAGEREF _Toc73185229 \h </w:instrText>
        </w:r>
        <w:r>
          <w:rPr>
            <w:noProof/>
            <w:webHidden/>
          </w:rPr>
        </w:r>
        <w:r>
          <w:rPr>
            <w:noProof/>
            <w:webHidden/>
          </w:rPr>
          <w:fldChar w:fldCharType="separate"/>
        </w:r>
        <w:r w:rsidR="005F64B9">
          <w:rPr>
            <w:noProof/>
            <w:webHidden/>
          </w:rPr>
          <w:t>- 26 -</w:t>
        </w:r>
        <w:r>
          <w:rPr>
            <w:noProof/>
            <w:webHidden/>
          </w:rPr>
          <w:fldChar w:fldCharType="end"/>
        </w:r>
      </w:hyperlink>
    </w:p>
    <w:p w:rsidR="005A2435" w:rsidRDefault="005A2435">
      <w:pPr>
        <w:pStyle w:val="TOC3"/>
        <w:tabs>
          <w:tab w:val="left" w:pos="1300"/>
          <w:tab w:val="right" w:leader="dot" w:pos="9062"/>
        </w:tabs>
        <w:rPr>
          <w:rFonts w:asciiTheme="minorHAnsi" w:eastAsiaTheme="minorEastAsia" w:hAnsiTheme="minorHAnsi" w:cstheme="minorBidi"/>
          <w:noProof/>
          <w:sz w:val="22"/>
          <w:szCs w:val="22"/>
          <w:lang w:eastAsia="ja-JP"/>
        </w:rPr>
      </w:pPr>
      <w:hyperlink w:anchor="_Toc73185230" w:history="1">
        <w:r w:rsidRPr="0056398B">
          <w:rPr>
            <w:rStyle w:val="Hyperlink"/>
            <w:noProof/>
          </w:rPr>
          <w:t>2.5.</w:t>
        </w:r>
        <w:r>
          <w:rPr>
            <w:rFonts w:asciiTheme="minorHAnsi" w:eastAsiaTheme="minorEastAsia" w:hAnsiTheme="minorHAnsi" w:cstheme="minorBidi"/>
            <w:noProof/>
            <w:sz w:val="22"/>
            <w:szCs w:val="22"/>
            <w:lang w:eastAsia="ja-JP"/>
          </w:rPr>
          <w:tab/>
        </w:r>
        <w:r w:rsidRPr="0056398B">
          <w:rPr>
            <w:rStyle w:val="Hyperlink"/>
            <w:noProof/>
          </w:rPr>
          <w:t>Chức năng phê duyệt đơn hàng</w:t>
        </w:r>
        <w:r>
          <w:rPr>
            <w:noProof/>
            <w:webHidden/>
          </w:rPr>
          <w:tab/>
        </w:r>
        <w:r>
          <w:rPr>
            <w:noProof/>
            <w:webHidden/>
          </w:rPr>
          <w:fldChar w:fldCharType="begin"/>
        </w:r>
        <w:r>
          <w:rPr>
            <w:noProof/>
            <w:webHidden/>
          </w:rPr>
          <w:instrText xml:space="preserve"> PAGEREF _Toc73185230 \h </w:instrText>
        </w:r>
        <w:r>
          <w:rPr>
            <w:noProof/>
            <w:webHidden/>
          </w:rPr>
        </w:r>
        <w:r>
          <w:rPr>
            <w:noProof/>
            <w:webHidden/>
          </w:rPr>
          <w:fldChar w:fldCharType="separate"/>
        </w:r>
        <w:r w:rsidR="005F64B9">
          <w:rPr>
            <w:noProof/>
            <w:webHidden/>
          </w:rPr>
          <w:t>- 27 -</w:t>
        </w:r>
        <w:r>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231" w:history="1">
        <w:r w:rsidRPr="0056398B">
          <w:rPr>
            <w:rStyle w:val="Hyperlink"/>
            <w:noProof/>
          </w:rPr>
          <w:t>KẾT LUẬN</w:t>
        </w:r>
        <w:r>
          <w:rPr>
            <w:noProof/>
            <w:webHidden/>
          </w:rPr>
          <w:tab/>
        </w:r>
        <w:r>
          <w:rPr>
            <w:noProof/>
            <w:webHidden/>
          </w:rPr>
          <w:fldChar w:fldCharType="begin"/>
        </w:r>
        <w:r>
          <w:rPr>
            <w:noProof/>
            <w:webHidden/>
          </w:rPr>
          <w:instrText xml:space="preserve"> PAGEREF _Toc73185231 \h </w:instrText>
        </w:r>
        <w:r>
          <w:rPr>
            <w:noProof/>
            <w:webHidden/>
          </w:rPr>
        </w:r>
        <w:r>
          <w:rPr>
            <w:noProof/>
            <w:webHidden/>
          </w:rPr>
          <w:fldChar w:fldCharType="separate"/>
        </w:r>
        <w:r w:rsidR="005F64B9">
          <w:rPr>
            <w:noProof/>
            <w:webHidden/>
          </w:rPr>
          <w:t>- 28 -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32" w:history="1">
        <w:r w:rsidRPr="0056398B">
          <w:rPr>
            <w:rStyle w:val="Hyperlink"/>
            <w:noProof/>
          </w:rPr>
          <w:t>1.</w:t>
        </w:r>
        <w:r>
          <w:rPr>
            <w:rFonts w:asciiTheme="minorHAnsi" w:eastAsiaTheme="minorEastAsia" w:hAnsiTheme="minorHAnsi" w:cstheme="minorBidi"/>
            <w:b w:val="0"/>
            <w:bCs w:val="0"/>
            <w:noProof/>
            <w:sz w:val="22"/>
            <w:szCs w:val="22"/>
            <w:lang w:eastAsia="ja-JP"/>
          </w:rPr>
          <w:tab/>
        </w:r>
        <w:r w:rsidRPr="0056398B">
          <w:rPr>
            <w:rStyle w:val="Hyperlink"/>
            <w:noProof/>
          </w:rPr>
          <w:t>Kết quả đạt được</w:t>
        </w:r>
        <w:r>
          <w:rPr>
            <w:noProof/>
            <w:webHidden/>
          </w:rPr>
          <w:tab/>
        </w:r>
        <w:r>
          <w:rPr>
            <w:noProof/>
            <w:webHidden/>
          </w:rPr>
          <w:fldChar w:fldCharType="begin"/>
        </w:r>
        <w:r>
          <w:rPr>
            <w:noProof/>
            <w:webHidden/>
          </w:rPr>
          <w:instrText xml:space="preserve"> PAGEREF _Toc73185232 \h </w:instrText>
        </w:r>
        <w:r>
          <w:rPr>
            <w:noProof/>
            <w:webHidden/>
          </w:rPr>
        </w:r>
        <w:r>
          <w:rPr>
            <w:noProof/>
            <w:webHidden/>
          </w:rPr>
          <w:fldChar w:fldCharType="separate"/>
        </w:r>
        <w:r w:rsidR="005F64B9">
          <w:rPr>
            <w:noProof/>
            <w:webHidden/>
          </w:rPr>
          <w:t>- 28 -</w:t>
        </w:r>
        <w:r>
          <w:rPr>
            <w:noProof/>
            <w:webHidden/>
          </w:rPr>
          <w:fldChar w:fldCharType="end"/>
        </w:r>
      </w:hyperlink>
    </w:p>
    <w:p w:rsidR="005A2435" w:rsidRDefault="005A2435">
      <w:pPr>
        <w:pStyle w:val="TOC2"/>
        <w:rPr>
          <w:rFonts w:asciiTheme="minorHAnsi" w:eastAsiaTheme="minorEastAsia" w:hAnsiTheme="minorHAnsi" w:cstheme="minorBidi"/>
          <w:b w:val="0"/>
          <w:bCs w:val="0"/>
          <w:noProof/>
          <w:sz w:val="22"/>
          <w:szCs w:val="22"/>
          <w:lang w:eastAsia="ja-JP"/>
        </w:rPr>
      </w:pPr>
      <w:hyperlink w:anchor="_Toc73185233" w:history="1">
        <w:r w:rsidRPr="0056398B">
          <w:rPr>
            <w:rStyle w:val="Hyperlink"/>
            <w:noProof/>
          </w:rPr>
          <w:t>2.</w:t>
        </w:r>
        <w:r>
          <w:rPr>
            <w:rFonts w:asciiTheme="minorHAnsi" w:eastAsiaTheme="minorEastAsia" w:hAnsiTheme="minorHAnsi" w:cstheme="minorBidi"/>
            <w:b w:val="0"/>
            <w:bCs w:val="0"/>
            <w:noProof/>
            <w:sz w:val="22"/>
            <w:szCs w:val="22"/>
            <w:lang w:eastAsia="ja-JP"/>
          </w:rPr>
          <w:tab/>
        </w:r>
        <w:r w:rsidRPr="0056398B">
          <w:rPr>
            <w:rStyle w:val="Hyperlink"/>
            <w:noProof/>
          </w:rPr>
          <w:t>Hướng nghiên cứu</w:t>
        </w:r>
        <w:r>
          <w:rPr>
            <w:noProof/>
            <w:webHidden/>
          </w:rPr>
          <w:tab/>
        </w:r>
        <w:r>
          <w:rPr>
            <w:noProof/>
            <w:webHidden/>
          </w:rPr>
          <w:fldChar w:fldCharType="begin"/>
        </w:r>
        <w:r>
          <w:rPr>
            <w:noProof/>
            <w:webHidden/>
          </w:rPr>
          <w:instrText xml:space="preserve"> PAGEREF _Toc73185233 \h </w:instrText>
        </w:r>
        <w:r>
          <w:rPr>
            <w:noProof/>
            <w:webHidden/>
          </w:rPr>
        </w:r>
        <w:r>
          <w:rPr>
            <w:noProof/>
            <w:webHidden/>
          </w:rPr>
          <w:fldChar w:fldCharType="separate"/>
        </w:r>
        <w:r w:rsidR="005F64B9">
          <w:rPr>
            <w:noProof/>
            <w:webHidden/>
          </w:rPr>
          <w:t>- 28 -</w:t>
        </w:r>
        <w:r>
          <w:rPr>
            <w:noProof/>
            <w:webHidden/>
          </w:rPr>
          <w:fldChar w:fldCharType="end"/>
        </w:r>
      </w:hyperlink>
    </w:p>
    <w:p w:rsidR="005A2435" w:rsidRDefault="005A2435">
      <w:pPr>
        <w:pStyle w:val="TOC1"/>
        <w:tabs>
          <w:tab w:val="right" w:leader="dot" w:pos="9062"/>
        </w:tabs>
        <w:rPr>
          <w:rFonts w:asciiTheme="minorHAnsi" w:eastAsiaTheme="minorEastAsia" w:hAnsiTheme="minorHAnsi" w:cstheme="minorBidi"/>
          <w:b w:val="0"/>
          <w:bCs w:val="0"/>
          <w:caps w:val="0"/>
          <w:noProof/>
          <w:sz w:val="22"/>
          <w:szCs w:val="22"/>
          <w:lang w:eastAsia="ja-JP"/>
        </w:rPr>
      </w:pPr>
      <w:hyperlink w:anchor="_Toc73185234" w:history="1">
        <w:r w:rsidRPr="0056398B">
          <w:rPr>
            <w:rStyle w:val="Hyperlink"/>
            <w:noProof/>
          </w:rPr>
          <w:t>TÀI LIỆU THAM KHẢO</w:t>
        </w:r>
        <w:r>
          <w:rPr>
            <w:noProof/>
            <w:webHidden/>
          </w:rPr>
          <w:tab/>
        </w:r>
        <w:r>
          <w:rPr>
            <w:noProof/>
            <w:webHidden/>
          </w:rPr>
          <w:fldChar w:fldCharType="begin"/>
        </w:r>
        <w:r>
          <w:rPr>
            <w:noProof/>
            <w:webHidden/>
          </w:rPr>
          <w:instrText xml:space="preserve"> PAGEREF _Toc73185234 \h </w:instrText>
        </w:r>
        <w:r>
          <w:rPr>
            <w:noProof/>
            <w:webHidden/>
          </w:rPr>
        </w:r>
        <w:r>
          <w:rPr>
            <w:noProof/>
            <w:webHidden/>
          </w:rPr>
          <w:fldChar w:fldCharType="separate"/>
        </w:r>
        <w:r w:rsidR="005F64B9">
          <w:rPr>
            <w:noProof/>
            <w:webHidden/>
          </w:rPr>
          <w:t>- 29 -</w:t>
        </w:r>
        <w:r>
          <w:rPr>
            <w:noProof/>
            <w:webHidden/>
          </w:rPr>
          <w:fldChar w:fldCharType="end"/>
        </w:r>
      </w:hyperlink>
    </w:p>
    <w:p w:rsidR="00CA3B95" w:rsidRDefault="00BF5224" w:rsidP="00BF5224">
      <w:pPr>
        <w:pStyle w:val="TOC1"/>
        <w:rPr>
          <w:rFonts w:eastAsiaTheme="minorEastAsia"/>
        </w:rPr>
      </w:pPr>
      <w:r>
        <w:rPr>
          <w:szCs w:val="28"/>
        </w:rPr>
        <w:fldChar w:fldCharType="end"/>
      </w:r>
      <w:r w:rsidR="00CA3B95" w:rsidRPr="00320C61">
        <w:rPr>
          <w:rFonts w:eastAsiaTheme="minorEastAsia"/>
        </w:rPr>
        <w:t xml:space="preserve"> </w:t>
      </w:r>
    </w:p>
    <w:p w:rsidR="005A2435" w:rsidRDefault="005A2435" w:rsidP="005A2435">
      <w:pPr>
        <w:rPr>
          <w:rFonts w:eastAsiaTheme="minorEastAsia"/>
        </w:rPr>
      </w:pPr>
    </w:p>
    <w:p w:rsidR="005A2435" w:rsidRDefault="005A2435" w:rsidP="005A2435">
      <w:pPr>
        <w:rPr>
          <w:rFonts w:eastAsiaTheme="minorEastAsia"/>
        </w:rPr>
      </w:pPr>
    </w:p>
    <w:p w:rsidR="005A2435" w:rsidRDefault="005A2435" w:rsidP="005A2435">
      <w:pPr>
        <w:rPr>
          <w:rFonts w:eastAsiaTheme="minorEastAsia"/>
        </w:rPr>
      </w:pPr>
    </w:p>
    <w:p w:rsidR="005A2435" w:rsidRDefault="005A2435" w:rsidP="005A2435">
      <w:pPr>
        <w:rPr>
          <w:rFonts w:eastAsiaTheme="minorEastAsia"/>
        </w:rPr>
      </w:pPr>
    </w:p>
    <w:p w:rsidR="005A2435" w:rsidRDefault="005A2435" w:rsidP="005A2435">
      <w:pPr>
        <w:rPr>
          <w:rFonts w:eastAsiaTheme="minorEastAsia"/>
        </w:rPr>
      </w:pPr>
    </w:p>
    <w:p w:rsidR="005A2435" w:rsidRDefault="005A2435" w:rsidP="005A2435">
      <w:pPr>
        <w:rPr>
          <w:rFonts w:eastAsiaTheme="minorEastAsia"/>
        </w:rPr>
      </w:pPr>
    </w:p>
    <w:p w:rsidR="005A2435" w:rsidRDefault="005A2435" w:rsidP="005A2435">
      <w:pPr>
        <w:rPr>
          <w:rFonts w:eastAsiaTheme="minorEastAsia"/>
        </w:rPr>
      </w:pPr>
    </w:p>
    <w:p w:rsidR="005A2435" w:rsidRPr="005A2435" w:rsidRDefault="005A2435" w:rsidP="005A2435">
      <w:pPr>
        <w:rPr>
          <w:rFonts w:eastAsiaTheme="minorEastAsia"/>
        </w:rPr>
      </w:pPr>
      <w:bookmarkStart w:id="88" w:name="_GoBack"/>
      <w:bookmarkEnd w:id="88"/>
    </w:p>
    <w:p w:rsidR="00C73265" w:rsidRDefault="00C73265" w:rsidP="00C73265"/>
    <w:p w:rsidR="00C73265" w:rsidRDefault="00606596" w:rsidP="00750B87">
      <w:pPr>
        <w:pStyle w:val="Heading1"/>
        <w:spacing w:before="600" w:after="600" w:line="312" w:lineRule="auto"/>
        <w:jc w:val="center"/>
        <w:rPr>
          <w:b/>
          <w:i w:val="0"/>
          <w:sz w:val="36"/>
          <w:szCs w:val="36"/>
        </w:rPr>
      </w:pPr>
      <w:bookmarkStart w:id="89" w:name="_Toc6684066"/>
      <w:bookmarkStart w:id="90" w:name="_Toc6684127"/>
      <w:bookmarkStart w:id="91" w:name="_Toc6688595"/>
      <w:bookmarkStart w:id="92" w:name="_Toc7253361"/>
      <w:bookmarkStart w:id="93" w:name="_Toc7978868"/>
      <w:bookmarkStart w:id="94" w:name="_Toc8805994"/>
      <w:bookmarkStart w:id="95" w:name="_Toc9016560"/>
      <w:bookmarkStart w:id="96" w:name="_Toc73185189"/>
      <w:bookmarkEnd w:id="81"/>
      <w:bookmarkEnd w:id="82"/>
      <w:bookmarkEnd w:id="83"/>
      <w:bookmarkEnd w:id="84"/>
      <w:bookmarkEnd w:id="85"/>
      <w:bookmarkEnd w:id="86"/>
      <w:bookmarkEnd w:id="87"/>
      <w:r w:rsidRPr="00750B87">
        <w:rPr>
          <w:b/>
          <w:i w:val="0"/>
          <w:sz w:val="36"/>
          <w:szCs w:val="36"/>
        </w:rPr>
        <w:lastRenderedPageBreak/>
        <w:t xml:space="preserve">DANH MỤC </w:t>
      </w:r>
      <w:r w:rsidR="00E83B3F" w:rsidRPr="00750B87">
        <w:rPr>
          <w:b/>
          <w:i w:val="0"/>
          <w:sz w:val="36"/>
          <w:szCs w:val="36"/>
        </w:rPr>
        <w:t>HÌNH VẼ</w:t>
      </w:r>
      <w:bookmarkEnd w:id="89"/>
      <w:bookmarkEnd w:id="90"/>
      <w:bookmarkEnd w:id="91"/>
      <w:bookmarkEnd w:id="92"/>
      <w:bookmarkEnd w:id="93"/>
      <w:bookmarkEnd w:id="94"/>
      <w:bookmarkEnd w:id="95"/>
      <w:bookmarkEnd w:id="96"/>
    </w:p>
    <w:bookmarkStart w:id="97" w:name="_Toc6684067"/>
    <w:bookmarkStart w:id="98" w:name="_Toc6684128"/>
    <w:bookmarkStart w:id="99" w:name="_Toc6688596"/>
    <w:bookmarkStart w:id="100" w:name="_Toc7253362"/>
    <w:bookmarkStart w:id="101" w:name="_Toc7978869"/>
    <w:bookmarkStart w:id="102" w:name="_Toc8805995"/>
    <w:bookmarkStart w:id="103" w:name="_Toc9016562"/>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r>
        <w:fldChar w:fldCharType="begin"/>
      </w:r>
      <w:r>
        <w:instrText xml:space="preserve"> TOC \h \z \c "Hình" </w:instrText>
      </w:r>
      <w:r>
        <w:fldChar w:fldCharType="separate"/>
      </w:r>
      <w:hyperlink w:anchor="_Toc73181622" w:history="1">
        <w:r w:rsidRPr="00CE0AC2">
          <w:rPr>
            <w:rStyle w:val="Hyperlink"/>
            <w:noProof/>
          </w:rPr>
          <w:t>Hình 1. Tác nhân</w:t>
        </w:r>
        <w:r>
          <w:rPr>
            <w:noProof/>
            <w:webHidden/>
          </w:rPr>
          <w:tab/>
        </w:r>
        <w:r>
          <w:rPr>
            <w:noProof/>
            <w:webHidden/>
          </w:rPr>
          <w:fldChar w:fldCharType="begin"/>
        </w:r>
        <w:r>
          <w:rPr>
            <w:noProof/>
            <w:webHidden/>
          </w:rPr>
          <w:instrText xml:space="preserve"> PAGEREF _Toc73181622 \h </w:instrText>
        </w:r>
        <w:r>
          <w:rPr>
            <w:noProof/>
            <w:webHidden/>
          </w:rPr>
        </w:r>
        <w:r>
          <w:rPr>
            <w:noProof/>
            <w:webHidden/>
          </w:rPr>
          <w:fldChar w:fldCharType="separate"/>
        </w:r>
        <w:r>
          <w:rPr>
            <w:noProof/>
            <w:webHidden/>
          </w:rPr>
          <w:t>- 17 -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3" w:history="1">
        <w:r w:rsidRPr="00CE0AC2">
          <w:rPr>
            <w:rStyle w:val="Hyperlink"/>
            <w:noProof/>
          </w:rPr>
          <w:t>Hình 2. Biểu đồ usecase tổng quát</w:t>
        </w:r>
        <w:r>
          <w:rPr>
            <w:noProof/>
            <w:webHidden/>
          </w:rPr>
          <w:tab/>
        </w:r>
        <w:r>
          <w:rPr>
            <w:noProof/>
            <w:webHidden/>
          </w:rPr>
          <w:fldChar w:fldCharType="begin"/>
        </w:r>
        <w:r>
          <w:rPr>
            <w:noProof/>
            <w:webHidden/>
          </w:rPr>
          <w:instrText xml:space="preserve"> PAGEREF _Toc73181623 \h </w:instrText>
        </w:r>
        <w:r>
          <w:rPr>
            <w:noProof/>
            <w:webHidden/>
          </w:rPr>
        </w:r>
        <w:r>
          <w:rPr>
            <w:noProof/>
            <w:webHidden/>
          </w:rPr>
          <w:fldChar w:fldCharType="separate"/>
        </w:r>
        <w:r>
          <w:rPr>
            <w:noProof/>
            <w:webHidden/>
          </w:rPr>
          <w:t>- 17 -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4" w:history="1">
        <w:r w:rsidRPr="00CE0AC2">
          <w:rPr>
            <w:rStyle w:val="Hyperlink"/>
            <w:noProof/>
          </w:rPr>
          <w:t>Hình 3. Biểu đồ usecase người dùng</w:t>
        </w:r>
        <w:r>
          <w:rPr>
            <w:noProof/>
            <w:webHidden/>
          </w:rPr>
          <w:tab/>
        </w:r>
        <w:r>
          <w:rPr>
            <w:noProof/>
            <w:webHidden/>
          </w:rPr>
          <w:fldChar w:fldCharType="begin"/>
        </w:r>
        <w:r>
          <w:rPr>
            <w:noProof/>
            <w:webHidden/>
          </w:rPr>
          <w:instrText xml:space="preserve"> PAGEREF _Toc73181624 \h </w:instrText>
        </w:r>
        <w:r>
          <w:rPr>
            <w:noProof/>
            <w:webHidden/>
          </w:rPr>
        </w:r>
        <w:r>
          <w:rPr>
            <w:noProof/>
            <w:webHidden/>
          </w:rPr>
          <w:fldChar w:fldCharType="separate"/>
        </w:r>
        <w:r>
          <w:rPr>
            <w:noProof/>
            <w:webHidden/>
          </w:rPr>
          <w:t>- 18 -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5" w:history="1">
        <w:r w:rsidRPr="00CE0AC2">
          <w:rPr>
            <w:rStyle w:val="Hyperlink"/>
            <w:noProof/>
          </w:rPr>
          <w:t>Hình 4. Biểu đồ usecase người quản trị</w:t>
        </w:r>
        <w:r>
          <w:rPr>
            <w:noProof/>
            <w:webHidden/>
          </w:rPr>
          <w:tab/>
        </w:r>
        <w:r>
          <w:rPr>
            <w:noProof/>
            <w:webHidden/>
          </w:rPr>
          <w:fldChar w:fldCharType="begin"/>
        </w:r>
        <w:r>
          <w:rPr>
            <w:noProof/>
            <w:webHidden/>
          </w:rPr>
          <w:instrText xml:space="preserve"> PAGEREF _Toc73181625 \h </w:instrText>
        </w:r>
        <w:r>
          <w:rPr>
            <w:noProof/>
            <w:webHidden/>
          </w:rPr>
        </w:r>
        <w:r>
          <w:rPr>
            <w:noProof/>
            <w:webHidden/>
          </w:rPr>
          <w:fldChar w:fldCharType="separate"/>
        </w:r>
        <w:r>
          <w:rPr>
            <w:noProof/>
            <w:webHidden/>
          </w:rPr>
          <w:t>- 18 -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6" w:history="1">
        <w:r w:rsidRPr="00CE0AC2">
          <w:rPr>
            <w:rStyle w:val="Hyperlink"/>
            <w:noProof/>
          </w:rPr>
          <w:t>Hình 5. Biểu đồ tuần tự đăng nhập admin</w:t>
        </w:r>
        <w:r>
          <w:rPr>
            <w:noProof/>
            <w:webHidden/>
          </w:rPr>
          <w:tab/>
        </w:r>
        <w:r>
          <w:rPr>
            <w:noProof/>
            <w:webHidden/>
          </w:rPr>
          <w:fldChar w:fldCharType="begin"/>
        </w:r>
        <w:r>
          <w:rPr>
            <w:noProof/>
            <w:webHidden/>
          </w:rPr>
          <w:instrText xml:space="preserve"> PAGEREF _Toc73181626 \h </w:instrText>
        </w:r>
        <w:r>
          <w:rPr>
            <w:noProof/>
            <w:webHidden/>
          </w:rPr>
        </w:r>
        <w:r>
          <w:rPr>
            <w:noProof/>
            <w:webHidden/>
          </w:rPr>
          <w:fldChar w:fldCharType="separate"/>
        </w:r>
        <w:r>
          <w:rPr>
            <w:noProof/>
            <w:webHidden/>
          </w:rPr>
          <w:t>- 19 -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7" w:history="1">
        <w:r w:rsidRPr="00CE0AC2">
          <w:rPr>
            <w:rStyle w:val="Hyperlink"/>
            <w:noProof/>
          </w:rPr>
          <w:t>Hình 6. Biểu đồ tuần tự thêm sản phẩm</w:t>
        </w:r>
        <w:r>
          <w:rPr>
            <w:noProof/>
            <w:webHidden/>
          </w:rPr>
          <w:tab/>
        </w:r>
        <w:r>
          <w:rPr>
            <w:noProof/>
            <w:webHidden/>
          </w:rPr>
          <w:fldChar w:fldCharType="begin"/>
        </w:r>
        <w:r>
          <w:rPr>
            <w:noProof/>
            <w:webHidden/>
          </w:rPr>
          <w:instrText xml:space="preserve"> PAGEREF _Toc73181627 \h </w:instrText>
        </w:r>
        <w:r>
          <w:rPr>
            <w:noProof/>
            <w:webHidden/>
          </w:rPr>
        </w:r>
        <w:r>
          <w:rPr>
            <w:noProof/>
            <w:webHidden/>
          </w:rPr>
          <w:fldChar w:fldCharType="separate"/>
        </w:r>
        <w:r>
          <w:rPr>
            <w:noProof/>
            <w:webHidden/>
          </w:rPr>
          <w:t>- 19 -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8" w:history="1">
        <w:r w:rsidRPr="00CE0AC2">
          <w:rPr>
            <w:rStyle w:val="Hyperlink"/>
            <w:noProof/>
          </w:rPr>
          <w:t>Hình 7. Biểu đồ tuần tự chỉnh sửa sản phẩm</w:t>
        </w:r>
        <w:r>
          <w:rPr>
            <w:noProof/>
            <w:webHidden/>
          </w:rPr>
          <w:tab/>
        </w:r>
        <w:r>
          <w:rPr>
            <w:noProof/>
            <w:webHidden/>
          </w:rPr>
          <w:fldChar w:fldCharType="begin"/>
        </w:r>
        <w:r>
          <w:rPr>
            <w:noProof/>
            <w:webHidden/>
          </w:rPr>
          <w:instrText xml:space="preserve"> PAGEREF _Toc73181628 \h </w:instrText>
        </w:r>
        <w:r>
          <w:rPr>
            <w:noProof/>
            <w:webHidden/>
          </w:rPr>
        </w:r>
        <w:r>
          <w:rPr>
            <w:noProof/>
            <w:webHidden/>
          </w:rPr>
          <w:fldChar w:fldCharType="separate"/>
        </w:r>
        <w:r>
          <w:rPr>
            <w:noProof/>
            <w:webHidden/>
          </w:rPr>
          <w:t>- 20 -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29" w:history="1">
        <w:r w:rsidRPr="00CE0AC2">
          <w:rPr>
            <w:rStyle w:val="Hyperlink"/>
            <w:noProof/>
          </w:rPr>
          <w:t>Hình 8. Biểu đồ tuần tự xóa sản phẩm</w:t>
        </w:r>
        <w:r>
          <w:rPr>
            <w:noProof/>
            <w:webHidden/>
          </w:rPr>
          <w:tab/>
        </w:r>
        <w:r>
          <w:rPr>
            <w:noProof/>
            <w:webHidden/>
          </w:rPr>
          <w:fldChar w:fldCharType="begin"/>
        </w:r>
        <w:r>
          <w:rPr>
            <w:noProof/>
            <w:webHidden/>
          </w:rPr>
          <w:instrText xml:space="preserve"> PAGEREF _Toc73181629 \h </w:instrText>
        </w:r>
        <w:r>
          <w:rPr>
            <w:noProof/>
            <w:webHidden/>
          </w:rPr>
        </w:r>
        <w:r>
          <w:rPr>
            <w:noProof/>
            <w:webHidden/>
          </w:rPr>
          <w:fldChar w:fldCharType="separate"/>
        </w:r>
        <w:r>
          <w:rPr>
            <w:noProof/>
            <w:webHidden/>
          </w:rPr>
          <w:t>- 20 -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0" w:history="1">
        <w:r w:rsidRPr="00CE0AC2">
          <w:rPr>
            <w:rStyle w:val="Hyperlink"/>
            <w:noProof/>
          </w:rPr>
          <w:t>Hình 9. Biểu đồ tuần tự upload ảnh sản phẩm</w:t>
        </w:r>
        <w:r>
          <w:rPr>
            <w:noProof/>
            <w:webHidden/>
          </w:rPr>
          <w:tab/>
        </w:r>
        <w:r>
          <w:rPr>
            <w:noProof/>
            <w:webHidden/>
          </w:rPr>
          <w:fldChar w:fldCharType="begin"/>
        </w:r>
        <w:r>
          <w:rPr>
            <w:noProof/>
            <w:webHidden/>
          </w:rPr>
          <w:instrText xml:space="preserve"> PAGEREF _Toc73181630 \h </w:instrText>
        </w:r>
        <w:r>
          <w:rPr>
            <w:noProof/>
            <w:webHidden/>
          </w:rPr>
        </w:r>
        <w:r>
          <w:rPr>
            <w:noProof/>
            <w:webHidden/>
          </w:rPr>
          <w:fldChar w:fldCharType="separate"/>
        </w:r>
        <w:r>
          <w:rPr>
            <w:noProof/>
            <w:webHidden/>
          </w:rPr>
          <w:t>- 21 -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1" w:history="1">
        <w:r w:rsidRPr="00CE0AC2">
          <w:rPr>
            <w:rStyle w:val="Hyperlink"/>
            <w:noProof/>
          </w:rPr>
          <w:t>Hình 10. Biểu đồ tuần tự duyệt đơn hàng</w:t>
        </w:r>
        <w:r>
          <w:rPr>
            <w:noProof/>
            <w:webHidden/>
          </w:rPr>
          <w:tab/>
        </w:r>
        <w:r>
          <w:rPr>
            <w:noProof/>
            <w:webHidden/>
          </w:rPr>
          <w:fldChar w:fldCharType="begin"/>
        </w:r>
        <w:r>
          <w:rPr>
            <w:noProof/>
            <w:webHidden/>
          </w:rPr>
          <w:instrText xml:space="preserve"> PAGEREF _Toc73181631 \h </w:instrText>
        </w:r>
        <w:r>
          <w:rPr>
            <w:noProof/>
            <w:webHidden/>
          </w:rPr>
        </w:r>
        <w:r>
          <w:rPr>
            <w:noProof/>
            <w:webHidden/>
          </w:rPr>
          <w:fldChar w:fldCharType="separate"/>
        </w:r>
        <w:r>
          <w:rPr>
            <w:noProof/>
            <w:webHidden/>
          </w:rPr>
          <w:t>- 21 -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2" w:history="1">
        <w:r w:rsidRPr="00CE0AC2">
          <w:rPr>
            <w:rStyle w:val="Hyperlink"/>
            <w:noProof/>
          </w:rPr>
          <w:t>Hình 11. Biểu đồ tuần tự giỏ hàng</w:t>
        </w:r>
        <w:r>
          <w:rPr>
            <w:noProof/>
            <w:webHidden/>
          </w:rPr>
          <w:tab/>
        </w:r>
        <w:r>
          <w:rPr>
            <w:noProof/>
            <w:webHidden/>
          </w:rPr>
          <w:fldChar w:fldCharType="begin"/>
        </w:r>
        <w:r>
          <w:rPr>
            <w:noProof/>
            <w:webHidden/>
          </w:rPr>
          <w:instrText xml:space="preserve"> PAGEREF _Toc73181632 \h </w:instrText>
        </w:r>
        <w:r>
          <w:rPr>
            <w:noProof/>
            <w:webHidden/>
          </w:rPr>
        </w:r>
        <w:r>
          <w:rPr>
            <w:noProof/>
            <w:webHidden/>
          </w:rPr>
          <w:fldChar w:fldCharType="separate"/>
        </w:r>
        <w:r>
          <w:rPr>
            <w:noProof/>
            <w:webHidden/>
          </w:rPr>
          <w:t>- 22 -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3" w:history="1">
        <w:r w:rsidRPr="00CE0AC2">
          <w:rPr>
            <w:rStyle w:val="Hyperlink"/>
            <w:noProof/>
          </w:rPr>
          <w:t>Hình 12. Biểu đồ ERD</w:t>
        </w:r>
        <w:r>
          <w:rPr>
            <w:noProof/>
            <w:webHidden/>
          </w:rPr>
          <w:tab/>
        </w:r>
        <w:r>
          <w:rPr>
            <w:noProof/>
            <w:webHidden/>
          </w:rPr>
          <w:fldChar w:fldCharType="begin"/>
        </w:r>
        <w:r>
          <w:rPr>
            <w:noProof/>
            <w:webHidden/>
          </w:rPr>
          <w:instrText xml:space="preserve"> PAGEREF _Toc73181633 \h </w:instrText>
        </w:r>
        <w:r>
          <w:rPr>
            <w:noProof/>
            <w:webHidden/>
          </w:rPr>
        </w:r>
        <w:r>
          <w:rPr>
            <w:noProof/>
            <w:webHidden/>
          </w:rPr>
          <w:fldChar w:fldCharType="separate"/>
        </w:r>
        <w:r>
          <w:rPr>
            <w:noProof/>
            <w:webHidden/>
          </w:rPr>
          <w:t>- 22 -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4" w:history="1">
        <w:r w:rsidRPr="00CE0AC2">
          <w:rPr>
            <w:rStyle w:val="Hyperlink"/>
            <w:noProof/>
          </w:rPr>
          <w:t>Hình 13. Giao diện người dùng</w:t>
        </w:r>
        <w:r>
          <w:rPr>
            <w:noProof/>
            <w:webHidden/>
          </w:rPr>
          <w:tab/>
        </w:r>
        <w:r>
          <w:rPr>
            <w:noProof/>
            <w:webHidden/>
          </w:rPr>
          <w:fldChar w:fldCharType="begin"/>
        </w:r>
        <w:r>
          <w:rPr>
            <w:noProof/>
            <w:webHidden/>
          </w:rPr>
          <w:instrText xml:space="preserve"> PAGEREF _Toc73181634 \h </w:instrText>
        </w:r>
        <w:r>
          <w:rPr>
            <w:noProof/>
            <w:webHidden/>
          </w:rPr>
        </w:r>
        <w:r>
          <w:rPr>
            <w:noProof/>
            <w:webHidden/>
          </w:rPr>
          <w:fldChar w:fldCharType="separate"/>
        </w:r>
        <w:r>
          <w:rPr>
            <w:noProof/>
            <w:webHidden/>
          </w:rPr>
          <w:t>- 23 -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5" w:history="1">
        <w:r w:rsidRPr="00CE0AC2">
          <w:rPr>
            <w:rStyle w:val="Hyperlink"/>
            <w:noProof/>
          </w:rPr>
          <w:t>Hình 14. Giao diện sản phẩm</w:t>
        </w:r>
        <w:r>
          <w:rPr>
            <w:noProof/>
            <w:webHidden/>
          </w:rPr>
          <w:tab/>
        </w:r>
        <w:r>
          <w:rPr>
            <w:noProof/>
            <w:webHidden/>
          </w:rPr>
          <w:fldChar w:fldCharType="begin"/>
        </w:r>
        <w:r>
          <w:rPr>
            <w:noProof/>
            <w:webHidden/>
          </w:rPr>
          <w:instrText xml:space="preserve"> PAGEREF _Toc73181635 \h </w:instrText>
        </w:r>
        <w:r>
          <w:rPr>
            <w:noProof/>
            <w:webHidden/>
          </w:rPr>
        </w:r>
        <w:r>
          <w:rPr>
            <w:noProof/>
            <w:webHidden/>
          </w:rPr>
          <w:fldChar w:fldCharType="separate"/>
        </w:r>
        <w:r>
          <w:rPr>
            <w:noProof/>
            <w:webHidden/>
          </w:rPr>
          <w:t>- 24 -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6" w:history="1">
        <w:r w:rsidRPr="00CE0AC2">
          <w:rPr>
            <w:rStyle w:val="Hyperlink"/>
            <w:noProof/>
          </w:rPr>
          <w:t>Hình 15. Giao diện sản phẩm</w:t>
        </w:r>
        <w:r>
          <w:rPr>
            <w:noProof/>
            <w:webHidden/>
          </w:rPr>
          <w:tab/>
        </w:r>
        <w:r>
          <w:rPr>
            <w:noProof/>
            <w:webHidden/>
          </w:rPr>
          <w:fldChar w:fldCharType="begin"/>
        </w:r>
        <w:r>
          <w:rPr>
            <w:noProof/>
            <w:webHidden/>
          </w:rPr>
          <w:instrText xml:space="preserve"> PAGEREF _Toc73181636 \h </w:instrText>
        </w:r>
        <w:r>
          <w:rPr>
            <w:noProof/>
            <w:webHidden/>
          </w:rPr>
        </w:r>
        <w:r>
          <w:rPr>
            <w:noProof/>
            <w:webHidden/>
          </w:rPr>
          <w:fldChar w:fldCharType="separate"/>
        </w:r>
        <w:r>
          <w:rPr>
            <w:noProof/>
            <w:webHidden/>
          </w:rPr>
          <w:t>- 24 -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7" w:history="1">
        <w:r w:rsidRPr="00CE0AC2">
          <w:rPr>
            <w:rStyle w:val="Hyperlink"/>
            <w:noProof/>
          </w:rPr>
          <w:t>Hình 16. Giao diện thông tin sản phẩm</w:t>
        </w:r>
        <w:r>
          <w:rPr>
            <w:noProof/>
            <w:webHidden/>
          </w:rPr>
          <w:tab/>
        </w:r>
        <w:r>
          <w:rPr>
            <w:noProof/>
            <w:webHidden/>
          </w:rPr>
          <w:fldChar w:fldCharType="begin"/>
        </w:r>
        <w:r>
          <w:rPr>
            <w:noProof/>
            <w:webHidden/>
          </w:rPr>
          <w:instrText xml:space="preserve"> PAGEREF _Toc73181637 \h </w:instrText>
        </w:r>
        <w:r>
          <w:rPr>
            <w:noProof/>
            <w:webHidden/>
          </w:rPr>
        </w:r>
        <w:r>
          <w:rPr>
            <w:noProof/>
            <w:webHidden/>
          </w:rPr>
          <w:fldChar w:fldCharType="separate"/>
        </w:r>
        <w:r>
          <w:rPr>
            <w:noProof/>
            <w:webHidden/>
          </w:rPr>
          <w:t>- 25 -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8" w:history="1">
        <w:r w:rsidRPr="00CE0AC2">
          <w:rPr>
            <w:rStyle w:val="Hyperlink"/>
            <w:noProof/>
          </w:rPr>
          <w:t>Hình 17. Giao diện thông tin sản phẩm</w:t>
        </w:r>
        <w:r>
          <w:rPr>
            <w:noProof/>
            <w:webHidden/>
          </w:rPr>
          <w:tab/>
        </w:r>
        <w:r>
          <w:rPr>
            <w:noProof/>
            <w:webHidden/>
          </w:rPr>
          <w:fldChar w:fldCharType="begin"/>
        </w:r>
        <w:r>
          <w:rPr>
            <w:noProof/>
            <w:webHidden/>
          </w:rPr>
          <w:instrText xml:space="preserve"> PAGEREF _Toc73181638 \h </w:instrText>
        </w:r>
        <w:r>
          <w:rPr>
            <w:noProof/>
            <w:webHidden/>
          </w:rPr>
        </w:r>
        <w:r>
          <w:rPr>
            <w:noProof/>
            <w:webHidden/>
          </w:rPr>
          <w:fldChar w:fldCharType="separate"/>
        </w:r>
        <w:r>
          <w:rPr>
            <w:noProof/>
            <w:webHidden/>
          </w:rPr>
          <w:t>- 25 -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39" w:history="1">
        <w:r w:rsidRPr="00CE0AC2">
          <w:rPr>
            <w:rStyle w:val="Hyperlink"/>
            <w:noProof/>
          </w:rPr>
          <w:t>Hình 18. Giao diện giỏ hàng</w:t>
        </w:r>
        <w:r>
          <w:rPr>
            <w:noProof/>
            <w:webHidden/>
          </w:rPr>
          <w:tab/>
        </w:r>
        <w:r>
          <w:rPr>
            <w:noProof/>
            <w:webHidden/>
          </w:rPr>
          <w:fldChar w:fldCharType="begin"/>
        </w:r>
        <w:r>
          <w:rPr>
            <w:noProof/>
            <w:webHidden/>
          </w:rPr>
          <w:instrText xml:space="preserve"> PAGEREF _Toc73181639 \h </w:instrText>
        </w:r>
        <w:r>
          <w:rPr>
            <w:noProof/>
            <w:webHidden/>
          </w:rPr>
        </w:r>
        <w:r>
          <w:rPr>
            <w:noProof/>
            <w:webHidden/>
          </w:rPr>
          <w:fldChar w:fldCharType="separate"/>
        </w:r>
        <w:r>
          <w:rPr>
            <w:noProof/>
            <w:webHidden/>
          </w:rPr>
          <w:t>- 26 -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0" w:history="1">
        <w:r w:rsidRPr="00CE0AC2">
          <w:rPr>
            <w:rStyle w:val="Hyperlink"/>
            <w:noProof/>
          </w:rPr>
          <w:t>Hình 19. Giao diện người dùng</w:t>
        </w:r>
        <w:r>
          <w:rPr>
            <w:noProof/>
            <w:webHidden/>
          </w:rPr>
          <w:tab/>
        </w:r>
        <w:r>
          <w:rPr>
            <w:noProof/>
            <w:webHidden/>
          </w:rPr>
          <w:fldChar w:fldCharType="begin"/>
        </w:r>
        <w:r>
          <w:rPr>
            <w:noProof/>
            <w:webHidden/>
          </w:rPr>
          <w:instrText xml:space="preserve"> PAGEREF _Toc73181640 \h </w:instrText>
        </w:r>
        <w:r>
          <w:rPr>
            <w:noProof/>
            <w:webHidden/>
          </w:rPr>
        </w:r>
        <w:r>
          <w:rPr>
            <w:noProof/>
            <w:webHidden/>
          </w:rPr>
          <w:fldChar w:fldCharType="separate"/>
        </w:r>
        <w:r>
          <w:rPr>
            <w:noProof/>
            <w:webHidden/>
          </w:rPr>
          <w:t>- 26 -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1" w:history="1">
        <w:r w:rsidRPr="00CE0AC2">
          <w:rPr>
            <w:rStyle w:val="Hyperlink"/>
            <w:noProof/>
          </w:rPr>
          <w:t>Hình 20. Giao diện người dùng</w:t>
        </w:r>
        <w:r>
          <w:rPr>
            <w:noProof/>
            <w:webHidden/>
          </w:rPr>
          <w:tab/>
        </w:r>
        <w:r>
          <w:rPr>
            <w:noProof/>
            <w:webHidden/>
          </w:rPr>
          <w:fldChar w:fldCharType="begin"/>
        </w:r>
        <w:r>
          <w:rPr>
            <w:noProof/>
            <w:webHidden/>
          </w:rPr>
          <w:instrText xml:space="preserve"> PAGEREF _Toc73181641 \h </w:instrText>
        </w:r>
        <w:r>
          <w:rPr>
            <w:noProof/>
            <w:webHidden/>
          </w:rPr>
        </w:r>
        <w:r>
          <w:rPr>
            <w:noProof/>
            <w:webHidden/>
          </w:rPr>
          <w:fldChar w:fldCharType="separate"/>
        </w:r>
        <w:r>
          <w:rPr>
            <w:noProof/>
            <w:webHidden/>
          </w:rPr>
          <w:t>- 27 -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2" w:history="1">
        <w:r w:rsidRPr="00CE0AC2">
          <w:rPr>
            <w:rStyle w:val="Hyperlink"/>
            <w:noProof/>
          </w:rPr>
          <w:t>Hình 21. Chức năng thêm</w:t>
        </w:r>
        <w:r>
          <w:rPr>
            <w:noProof/>
            <w:webHidden/>
          </w:rPr>
          <w:tab/>
        </w:r>
        <w:r>
          <w:rPr>
            <w:noProof/>
            <w:webHidden/>
          </w:rPr>
          <w:fldChar w:fldCharType="begin"/>
        </w:r>
        <w:r>
          <w:rPr>
            <w:noProof/>
            <w:webHidden/>
          </w:rPr>
          <w:instrText xml:space="preserve"> PAGEREF _Toc73181642 \h </w:instrText>
        </w:r>
        <w:r>
          <w:rPr>
            <w:noProof/>
            <w:webHidden/>
          </w:rPr>
        </w:r>
        <w:r>
          <w:rPr>
            <w:noProof/>
            <w:webHidden/>
          </w:rPr>
          <w:fldChar w:fldCharType="separate"/>
        </w:r>
        <w:r>
          <w:rPr>
            <w:noProof/>
            <w:webHidden/>
          </w:rPr>
          <w:t>- 27 -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3" w:history="1">
        <w:r w:rsidRPr="00CE0AC2">
          <w:rPr>
            <w:rStyle w:val="Hyperlink"/>
            <w:noProof/>
          </w:rPr>
          <w:t>Hình 22. Chức năng thêm</w:t>
        </w:r>
        <w:r>
          <w:rPr>
            <w:noProof/>
            <w:webHidden/>
          </w:rPr>
          <w:tab/>
        </w:r>
        <w:r>
          <w:rPr>
            <w:noProof/>
            <w:webHidden/>
          </w:rPr>
          <w:fldChar w:fldCharType="begin"/>
        </w:r>
        <w:r>
          <w:rPr>
            <w:noProof/>
            <w:webHidden/>
          </w:rPr>
          <w:instrText xml:space="preserve"> PAGEREF _Toc73181643 \h </w:instrText>
        </w:r>
        <w:r>
          <w:rPr>
            <w:noProof/>
            <w:webHidden/>
          </w:rPr>
        </w:r>
        <w:r>
          <w:rPr>
            <w:noProof/>
            <w:webHidden/>
          </w:rPr>
          <w:fldChar w:fldCharType="separate"/>
        </w:r>
        <w:r>
          <w:rPr>
            <w:noProof/>
            <w:webHidden/>
          </w:rPr>
          <w:t>- 27 -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4" w:history="1">
        <w:r w:rsidRPr="00CE0AC2">
          <w:rPr>
            <w:rStyle w:val="Hyperlink"/>
            <w:noProof/>
          </w:rPr>
          <w:t>Hình 23. Chức năng chỉnh sửa</w:t>
        </w:r>
        <w:r>
          <w:rPr>
            <w:noProof/>
            <w:webHidden/>
          </w:rPr>
          <w:tab/>
        </w:r>
        <w:r>
          <w:rPr>
            <w:noProof/>
            <w:webHidden/>
          </w:rPr>
          <w:fldChar w:fldCharType="begin"/>
        </w:r>
        <w:r>
          <w:rPr>
            <w:noProof/>
            <w:webHidden/>
          </w:rPr>
          <w:instrText xml:space="preserve"> PAGEREF _Toc73181644 \h </w:instrText>
        </w:r>
        <w:r>
          <w:rPr>
            <w:noProof/>
            <w:webHidden/>
          </w:rPr>
        </w:r>
        <w:r>
          <w:rPr>
            <w:noProof/>
            <w:webHidden/>
          </w:rPr>
          <w:fldChar w:fldCharType="separate"/>
        </w:r>
        <w:r>
          <w:rPr>
            <w:noProof/>
            <w:webHidden/>
          </w:rPr>
          <w:t>- 28 -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5" w:history="1">
        <w:r w:rsidRPr="00CE0AC2">
          <w:rPr>
            <w:rStyle w:val="Hyperlink"/>
            <w:noProof/>
          </w:rPr>
          <w:t>Hình 24. Chức năng chỉnh sửa</w:t>
        </w:r>
        <w:r>
          <w:rPr>
            <w:noProof/>
            <w:webHidden/>
          </w:rPr>
          <w:tab/>
        </w:r>
        <w:r>
          <w:rPr>
            <w:noProof/>
            <w:webHidden/>
          </w:rPr>
          <w:fldChar w:fldCharType="begin"/>
        </w:r>
        <w:r>
          <w:rPr>
            <w:noProof/>
            <w:webHidden/>
          </w:rPr>
          <w:instrText xml:space="preserve"> PAGEREF _Toc73181645 \h </w:instrText>
        </w:r>
        <w:r>
          <w:rPr>
            <w:noProof/>
            <w:webHidden/>
          </w:rPr>
        </w:r>
        <w:r>
          <w:rPr>
            <w:noProof/>
            <w:webHidden/>
          </w:rPr>
          <w:fldChar w:fldCharType="separate"/>
        </w:r>
        <w:r>
          <w:rPr>
            <w:noProof/>
            <w:webHidden/>
          </w:rPr>
          <w:t>- 28 -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6" w:history="1">
        <w:r w:rsidRPr="00CE0AC2">
          <w:rPr>
            <w:rStyle w:val="Hyperlink"/>
            <w:noProof/>
          </w:rPr>
          <w:t>Hình 25. Chức năng upload ảnh</w:t>
        </w:r>
        <w:r>
          <w:rPr>
            <w:noProof/>
            <w:webHidden/>
          </w:rPr>
          <w:tab/>
        </w:r>
        <w:r>
          <w:rPr>
            <w:noProof/>
            <w:webHidden/>
          </w:rPr>
          <w:fldChar w:fldCharType="begin"/>
        </w:r>
        <w:r>
          <w:rPr>
            <w:noProof/>
            <w:webHidden/>
          </w:rPr>
          <w:instrText xml:space="preserve"> PAGEREF _Toc73181646 \h </w:instrText>
        </w:r>
        <w:r>
          <w:rPr>
            <w:noProof/>
            <w:webHidden/>
          </w:rPr>
        </w:r>
        <w:r>
          <w:rPr>
            <w:noProof/>
            <w:webHidden/>
          </w:rPr>
          <w:fldChar w:fldCharType="separate"/>
        </w:r>
        <w:r>
          <w:rPr>
            <w:noProof/>
            <w:webHidden/>
          </w:rPr>
          <w:t>- 28 -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7" w:history="1">
        <w:r w:rsidRPr="00CE0AC2">
          <w:rPr>
            <w:rStyle w:val="Hyperlink"/>
            <w:noProof/>
          </w:rPr>
          <w:t>Hình 26. Chức năng upload ảnh</w:t>
        </w:r>
        <w:r>
          <w:rPr>
            <w:noProof/>
            <w:webHidden/>
          </w:rPr>
          <w:tab/>
        </w:r>
        <w:r>
          <w:rPr>
            <w:noProof/>
            <w:webHidden/>
          </w:rPr>
          <w:fldChar w:fldCharType="begin"/>
        </w:r>
        <w:r>
          <w:rPr>
            <w:noProof/>
            <w:webHidden/>
          </w:rPr>
          <w:instrText xml:space="preserve"> PAGEREF _Toc73181647 \h </w:instrText>
        </w:r>
        <w:r>
          <w:rPr>
            <w:noProof/>
            <w:webHidden/>
          </w:rPr>
        </w:r>
        <w:r>
          <w:rPr>
            <w:noProof/>
            <w:webHidden/>
          </w:rPr>
          <w:fldChar w:fldCharType="separate"/>
        </w:r>
        <w:r>
          <w:rPr>
            <w:noProof/>
            <w:webHidden/>
          </w:rPr>
          <w:t>- 29 -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8" w:history="1">
        <w:r w:rsidRPr="00CE0AC2">
          <w:rPr>
            <w:rStyle w:val="Hyperlink"/>
            <w:noProof/>
          </w:rPr>
          <w:t>Hình 27. Chức năng duyệt đơn hàng</w:t>
        </w:r>
        <w:r>
          <w:rPr>
            <w:noProof/>
            <w:webHidden/>
          </w:rPr>
          <w:tab/>
        </w:r>
        <w:r>
          <w:rPr>
            <w:noProof/>
            <w:webHidden/>
          </w:rPr>
          <w:fldChar w:fldCharType="begin"/>
        </w:r>
        <w:r>
          <w:rPr>
            <w:noProof/>
            <w:webHidden/>
          </w:rPr>
          <w:instrText xml:space="preserve"> PAGEREF _Toc73181648 \h </w:instrText>
        </w:r>
        <w:r>
          <w:rPr>
            <w:noProof/>
            <w:webHidden/>
          </w:rPr>
        </w:r>
        <w:r>
          <w:rPr>
            <w:noProof/>
            <w:webHidden/>
          </w:rPr>
          <w:fldChar w:fldCharType="separate"/>
        </w:r>
        <w:r>
          <w:rPr>
            <w:noProof/>
            <w:webHidden/>
          </w:rPr>
          <w:t>- 29 -</w:t>
        </w:r>
        <w:r>
          <w:rPr>
            <w:noProof/>
            <w:webHidden/>
          </w:rPr>
          <w:fldChar w:fldCharType="end"/>
        </w:r>
      </w:hyperlink>
    </w:p>
    <w:p w:rsidR="006C22FC" w:rsidRDefault="006C22FC">
      <w:pPr>
        <w:pStyle w:val="TableofFigures"/>
        <w:tabs>
          <w:tab w:val="right" w:leader="dot" w:pos="9062"/>
        </w:tabs>
        <w:rPr>
          <w:rFonts w:asciiTheme="minorHAnsi" w:eastAsiaTheme="minorEastAsia" w:hAnsiTheme="minorHAnsi" w:cstheme="minorBidi"/>
          <w:noProof/>
          <w:sz w:val="22"/>
          <w:szCs w:val="22"/>
          <w:lang w:eastAsia="ja-JP"/>
        </w:rPr>
      </w:pPr>
      <w:hyperlink w:anchor="_Toc73181649" w:history="1">
        <w:r w:rsidRPr="00CE0AC2">
          <w:rPr>
            <w:rStyle w:val="Hyperlink"/>
            <w:noProof/>
          </w:rPr>
          <w:t>Hình 28. Chức năng duyệt đơn hàng</w:t>
        </w:r>
        <w:r>
          <w:rPr>
            <w:noProof/>
            <w:webHidden/>
          </w:rPr>
          <w:tab/>
        </w:r>
        <w:r>
          <w:rPr>
            <w:noProof/>
            <w:webHidden/>
          </w:rPr>
          <w:fldChar w:fldCharType="begin"/>
        </w:r>
        <w:r>
          <w:rPr>
            <w:noProof/>
            <w:webHidden/>
          </w:rPr>
          <w:instrText xml:space="preserve"> PAGEREF _Toc73181649 \h </w:instrText>
        </w:r>
        <w:r>
          <w:rPr>
            <w:noProof/>
            <w:webHidden/>
          </w:rPr>
        </w:r>
        <w:r>
          <w:rPr>
            <w:noProof/>
            <w:webHidden/>
          </w:rPr>
          <w:fldChar w:fldCharType="separate"/>
        </w:r>
        <w:r>
          <w:rPr>
            <w:noProof/>
            <w:webHidden/>
          </w:rPr>
          <w:t>- 29 -</w:t>
        </w:r>
        <w:r>
          <w:rPr>
            <w:noProof/>
            <w:webHidden/>
          </w:rPr>
          <w:fldChar w:fldCharType="end"/>
        </w:r>
      </w:hyperlink>
    </w:p>
    <w:p w:rsidR="000411EF" w:rsidRDefault="006C22FC" w:rsidP="006C22FC">
      <w:pPr>
        <w:pStyle w:val="Image"/>
        <w:keepNext/>
        <w:rPr>
          <w:i/>
          <w:iCs/>
        </w:rPr>
      </w:pPr>
      <w:r>
        <w:fldChar w:fldCharType="end"/>
      </w:r>
      <w:r w:rsidR="000411EF">
        <w:br w:type="page"/>
      </w:r>
    </w:p>
    <w:p w:rsidR="000411EF" w:rsidRDefault="000411EF" w:rsidP="00CA1BAE">
      <w:pPr>
        <w:pStyle w:val="Heading1"/>
        <w:spacing w:before="600" w:after="600" w:line="312" w:lineRule="auto"/>
        <w:jc w:val="center"/>
        <w:rPr>
          <w:szCs w:val="26"/>
        </w:rPr>
        <w:sectPr w:rsidR="000411EF" w:rsidSect="005703A6">
          <w:footerReference w:type="default" r:id="rId9"/>
          <w:pgSz w:w="11907" w:h="16840" w:code="9"/>
          <w:pgMar w:top="1134" w:right="1134" w:bottom="1134" w:left="1701" w:header="720" w:footer="720" w:gutter="0"/>
          <w:pgNumType w:fmt="numberInDash" w:start="1"/>
          <w:cols w:space="720"/>
          <w:docGrid w:linePitch="381"/>
        </w:sectPr>
      </w:pPr>
    </w:p>
    <w:p w:rsidR="005703A6" w:rsidRPr="00320C61" w:rsidRDefault="005703A6" w:rsidP="005703A6">
      <w:pPr>
        <w:pStyle w:val="Heading1"/>
        <w:spacing w:before="600" w:after="600" w:line="312" w:lineRule="auto"/>
        <w:jc w:val="center"/>
        <w:rPr>
          <w:b/>
          <w:i w:val="0"/>
          <w:sz w:val="36"/>
          <w:szCs w:val="36"/>
        </w:rPr>
      </w:pPr>
      <w:bookmarkStart w:id="104" w:name="_Toc6684073"/>
      <w:bookmarkStart w:id="105" w:name="_Toc6684134"/>
      <w:bookmarkStart w:id="106" w:name="_Toc6688602"/>
      <w:bookmarkStart w:id="107" w:name="_Toc7253368"/>
      <w:bookmarkStart w:id="108" w:name="_Toc7978875"/>
      <w:bookmarkStart w:id="109" w:name="_Toc8806001"/>
      <w:bookmarkStart w:id="110" w:name="_Toc9016568"/>
      <w:bookmarkStart w:id="111" w:name="_Toc73185190"/>
      <w:bookmarkEnd w:id="97"/>
      <w:bookmarkEnd w:id="98"/>
      <w:bookmarkEnd w:id="99"/>
      <w:bookmarkEnd w:id="100"/>
      <w:bookmarkEnd w:id="101"/>
      <w:bookmarkEnd w:id="102"/>
      <w:bookmarkEnd w:id="103"/>
      <w:r w:rsidRPr="00EF21AF">
        <w:rPr>
          <w:b/>
          <w:i w:val="0"/>
          <w:sz w:val="36"/>
          <w:szCs w:val="36"/>
        </w:rPr>
        <w:lastRenderedPageBreak/>
        <w:t>MỞ ĐẦU</w:t>
      </w:r>
      <w:bookmarkEnd w:id="111"/>
    </w:p>
    <w:p w:rsidR="005703A6" w:rsidRPr="00727A3C" w:rsidRDefault="005703A6" w:rsidP="005703A6">
      <w:pPr>
        <w:pStyle w:val="Heading2"/>
        <w:numPr>
          <w:ilvl w:val="0"/>
          <w:numId w:val="19"/>
        </w:numPr>
        <w:spacing w:before="240" w:after="120" w:line="312" w:lineRule="auto"/>
        <w:ind w:left="272" w:hanging="272"/>
        <w:rPr>
          <w:szCs w:val="28"/>
        </w:rPr>
      </w:pPr>
      <w:bookmarkStart w:id="112" w:name="_Toc6684068"/>
      <w:bookmarkStart w:id="113" w:name="_Toc6684129"/>
      <w:bookmarkStart w:id="114" w:name="_Toc6688597"/>
      <w:bookmarkStart w:id="115" w:name="_Toc7253363"/>
      <w:bookmarkStart w:id="116" w:name="_Toc7978870"/>
      <w:bookmarkStart w:id="117" w:name="_Ref8074487"/>
      <w:bookmarkStart w:id="118" w:name="_Toc8805996"/>
      <w:bookmarkStart w:id="119" w:name="_Toc9016563"/>
      <w:bookmarkStart w:id="120" w:name="_Toc73185191"/>
      <w:r w:rsidRPr="00727A3C">
        <w:rPr>
          <w:szCs w:val="28"/>
        </w:rPr>
        <w:t>Giới thiệu</w:t>
      </w:r>
      <w:bookmarkEnd w:id="112"/>
      <w:bookmarkEnd w:id="113"/>
      <w:bookmarkEnd w:id="114"/>
      <w:bookmarkEnd w:id="115"/>
      <w:bookmarkEnd w:id="116"/>
      <w:bookmarkEnd w:id="117"/>
      <w:bookmarkEnd w:id="118"/>
      <w:bookmarkEnd w:id="119"/>
      <w:bookmarkEnd w:id="120"/>
    </w:p>
    <w:p w:rsidR="005703A6" w:rsidRPr="00CD3FB7" w:rsidDel="007B724D" w:rsidRDefault="005703A6">
      <w:pPr>
        <w:ind w:firstLine="360"/>
        <w:rPr>
          <w:del w:id="121" w:author="Truong Nhan" w:date="2021-05-28T16:05:00Z"/>
        </w:rPr>
        <w:pPrChange w:id="122" w:author="Truong Nhan" w:date="2021-05-28T16:31:00Z">
          <w:pPr>
            <w:spacing w:before="80" w:after="80" w:line="312" w:lineRule="auto"/>
            <w:ind w:firstLine="709"/>
          </w:pPr>
        </w:pPrChange>
      </w:pPr>
      <w:ins w:id="123" w:author="Truong Nhan" w:date="2021-05-28T16:05:00Z">
        <w:r w:rsidRPr="007B724D">
          <w:t xml:space="preserve">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cùng với yêu cầu môn học, nhóm chúng em quyết định chọn đề tài </w:t>
        </w:r>
        <w:r w:rsidRPr="007B724D">
          <w:rPr>
            <w:b/>
            <w:i/>
          </w:rPr>
          <w:t>Xây dựng Website bán hàng trực tuyến</w:t>
        </w:r>
        <w:r w:rsidRPr="007B724D">
          <w:t xml:space="preserve">, cụ thể là bán </w:t>
        </w:r>
        <w:r>
          <w:t>đồng hồ.</w:t>
        </w:r>
      </w:ins>
      <w:ins w:id="124" w:author="Truong Nhan" w:date="2021-05-28T16:22:00Z">
        <w:r w:rsidRPr="00466C67">
          <w:rPr>
            <w:szCs w:val="20"/>
            <w:rPrChange w:id="125" w:author="Truong Nhan" w:date="2021-05-28T16:23:00Z">
              <w:rPr>
                <w:rFonts w:ascii="Helvetica" w:hAnsi="Helvetica"/>
                <w:color w:val="3B3835"/>
                <w:sz w:val="21"/>
                <w:szCs w:val="21"/>
              </w:rPr>
            </w:rPrChange>
          </w:rPr>
          <w:t xml:space="preserve"> </w:t>
        </w:r>
      </w:ins>
      <w:del w:id="126" w:author="Truong Nhan" w:date="2021-05-28T16:05:00Z">
        <w:r w:rsidRPr="00CA1BAE" w:rsidDel="007B724D">
          <w:rPr>
            <w:szCs w:val="26"/>
          </w:rPr>
          <w:delText xml:space="preserve">Thế kỷ XXI, xã hội </w:delText>
        </w:r>
        <w:r w:rsidRPr="00CA1BAE" w:rsidDel="007B724D">
          <w:rPr>
            <w:rFonts w:hint="eastAsia"/>
            <w:szCs w:val="26"/>
          </w:rPr>
          <w:delText>đ</w:delText>
        </w:r>
        <w:r w:rsidRPr="00CA1BAE" w:rsidDel="007B724D">
          <w:rPr>
            <w:szCs w:val="26"/>
          </w:rPr>
          <w:delText>ề cao tầm quan trọng và sự kết nối của Khoa học, Kỹ thuật, Công nghệ</w:delText>
        </w:r>
      </w:del>
    </w:p>
    <w:p w:rsidR="005703A6" w:rsidRPr="00965915" w:rsidRDefault="005703A6">
      <w:pPr>
        <w:ind w:firstLine="360"/>
        <w:rPr>
          <w:szCs w:val="26"/>
          <w:shd w:val="clear" w:color="auto" w:fill="FFFFFF"/>
        </w:rPr>
        <w:pPrChange w:id="127" w:author="Truong Nhan" w:date="2021-05-28T16:31:00Z">
          <w:pPr>
            <w:spacing w:before="80" w:after="80" w:line="312" w:lineRule="auto"/>
            <w:ind w:firstLine="709"/>
          </w:pPr>
        </w:pPrChange>
      </w:pPr>
      <w:del w:id="128" w:author="Truong Nhan" w:date="2021-05-28T16:31:00Z">
        <w:r w:rsidRPr="00911E6D" w:rsidDel="00466C67">
          <w:rPr>
            <w:i/>
            <w:szCs w:val="26"/>
            <w:lang w:val="vi-VN"/>
          </w:rPr>
          <w:delText xml:space="preserve"> </w:delText>
        </w:r>
      </w:del>
      <w:bookmarkStart w:id="129" w:name="_Toc6684069"/>
      <w:bookmarkStart w:id="130" w:name="_Toc6684130"/>
    </w:p>
    <w:p w:rsidR="005703A6" w:rsidRPr="00727A3C" w:rsidRDefault="005703A6" w:rsidP="005703A6">
      <w:pPr>
        <w:pStyle w:val="StyleHeading2TimesNewRoman14pt1"/>
        <w:rPr>
          <w:i/>
        </w:rPr>
      </w:pPr>
      <w:bookmarkStart w:id="131" w:name="_Toc6688598"/>
      <w:bookmarkStart w:id="132" w:name="_Toc7253364"/>
      <w:bookmarkStart w:id="133" w:name="_Toc7978871"/>
      <w:bookmarkStart w:id="134" w:name="_Toc8805997"/>
      <w:bookmarkStart w:id="135" w:name="_Toc9016564"/>
      <w:bookmarkStart w:id="136" w:name="_Toc73185192"/>
      <w:r w:rsidRPr="00727A3C">
        <w:t>2. Mục tiêu, nhiệm vụ của đề tài</w:t>
      </w:r>
      <w:bookmarkEnd w:id="129"/>
      <w:bookmarkEnd w:id="130"/>
      <w:bookmarkEnd w:id="131"/>
      <w:bookmarkEnd w:id="132"/>
      <w:bookmarkEnd w:id="133"/>
      <w:bookmarkEnd w:id="134"/>
      <w:bookmarkEnd w:id="135"/>
      <w:bookmarkEnd w:id="136"/>
    </w:p>
    <w:p w:rsidR="005703A6" w:rsidRDefault="005703A6">
      <w:pPr>
        <w:rPr>
          <w:ins w:id="137" w:author="Truong Nhan" w:date="2021-05-28T17:28:00Z"/>
        </w:rPr>
      </w:pPr>
      <w:r w:rsidRPr="00BE5793">
        <w:rPr>
          <w:szCs w:val="26"/>
        </w:rPr>
        <w:t xml:space="preserve">Mục tiêu của </w:t>
      </w:r>
      <w:r w:rsidRPr="00BE5793">
        <w:rPr>
          <w:rFonts w:hint="eastAsia"/>
          <w:szCs w:val="26"/>
        </w:rPr>
        <w:t>đ</w:t>
      </w:r>
      <w:r w:rsidRPr="00BE5793">
        <w:rPr>
          <w:szCs w:val="26"/>
        </w:rPr>
        <w:t xml:space="preserve">ề tài nhằm </w:t>
      </w:r>
      <w:ins w:id="138" w:author="Truong Nhan" w:date="2021-05-28T17:27:00Z">
        <w:r>
          <w:t xml:space="preserve">xây dựng một hệ thống bán đồng hồ trực tuyến đơn giản, thân thiện, dễ sử dụng, cho phép khác hàng xem thông tin và đặt hàng qua mạng, người quản trị quản lý các thông tin về sản phẩm cũng như </w:t>
        </w:r>
      </w:ins>
      <w:ins w:id="139" w:author="Truong Nhan" w:date="2021-05-28T17:28:00Z">
        <w:r>
          <w:t xml:space="preserve">đơn đặt hàng. </w:t>
        </w:r>
      </w:ins>
    </w:p>
    <w:p w:rsidR="005703A6" w:rsidRPr="00A018FA" w:rsidRDefault="005703A6" w:rsidP="005703A6">
      <w:pPr>
        <w:rPr>
          <w:ins w:id="140" w:author="Truong Nhan" w:date="2021-05-28T17:29:00Z"/>
        </w:rPr>
      </w:pPr>
      <w:ins w:id="141" w:author="Truong Nhan" w:date="2021-05-28T17:29:00Z">
        <w:r>
          <w:t xml:space="preserve">Nhiệm vụ là </w:t>
        </w:r>
        <w:r w:rsidRPr="00A018FA">
          <w:t>xây dựng</w:t>
        </w:r>
        <w:r>
          <w:t xml:space="preserve"> một trang web</w:t>
        </w:r>
        <w:r w:rsidRPr="00A018FA">
          <w:t xml:space="preserve"> phục vụ hai </w:t>
        </w:r>
        <w:r w:rsidRPr="00A018FA">
          <w:rPr>
            <w:rFonts w:hint="eastAsia"/>
          </w:rPr>
          <w:t>đ</w:t>
        </w:r>
        <w:r w:rsidRPr="00A018FA">
          <w:t>ối t</w:t>
        </w:r>
        <w:r w:rsidRPr="00A018FA">
          <w:rPr>
            <w:rFonts w:hint="eastAsia"/>
          </w:rPr>
          <w:t>ư</w:t>
        </w:r>
        <w:r w:rsidRPr="00A018FA">
          <w:t>ợng chính là Admin( nhà quản trị) và Khách hàng với các chức n</w:t>
        </w:r>
        <w:r w:rsidRPr="00A018FA">
          <w:rPr>
            <w:rFonts w:hint="eastAsia"/>
          </w:rPr>
          <w:t>ă</w:t>
        </w:r>
        <w:r w:rsidRPr="00A018FA">
          <w:t>ng sau:</w:t>
        </w:r>
      </w:ins>
    </w:p>
    <w:p w:rsidR="005703A6" w:rsidRPr="00A018FA" w:rsidRDefault="005703A6" w:rsidP="00351812">
      <w:pPr>
        <w:rPr>
          <w:ins w:id="142" w:author="Truong Nhan" w:date="2021-05-28T17:29:00Z"/>
        </w:rPr>
      </w:pPr>
      <w:ins w:id="143" w:author="Truong Nhan" w:date="2021-05-28T17:29:00Z">
        <w:r w:rsidRPr="00A018FA">
          <w:t>Admin</w:t>
        </w:r>
      </w:ins>
    </w:p>
    <w:p w:rsidR="005703A6" w:rsidRPr="00472C7E" w:rsidRDefault="005703A6" w:rsidP="00351812">
      <w:pPr>
        <w:pStyle w:val="ListParagraph"/>
        <w:numPr>
          <w:ilvl w:val="0"/>
          <w:numId w:val="137"/>
        </w:numPr>
        <w:ind w:left="720"/>
        <w:rPr>
          <w:ins w:id="144" w:author="Truong Nhan" w:date="2021-05-28T17:29:00Z"/>
        </w:rPr>
      </w:pPr>
      <w:ins w:id="145" w:author="Truong Nhan" w:date="2021-05-28T17:29:00Z">
        <w:r w:rsidRPr="00472C7E">
          <w:rPr>
            <w:rFonts w:hint="eastAsia"/>
          </w:rPr>
          <w:t>Đă</w:t>
        </w:r>
        <w:r w:rsidRPr="00472C7E">
          <w:t xml:space="preserve">ng nhập Website </w:t>
        </w:r>
      </w:ins>
    </w:p>
    <w:p w:rsidR="005703A6" w:rsidRPr="00472C7E" w:rsidRDefault="005703A6" w:rsidP="00351812">
      <w:pPr>
        <w:pStyle w:val="ListParagraph"/>
        <w:numPr>
          <w:ilvl w:val="0"/>
          <w:numId w:val="137"/>
        </w:numPr>
        <w:ind w:left="720"/>
        <w:rPr>
          <w:ins w:id="146" w:author="Truong Nhan" w:date="2021-05-28T17:29:00Z"/>
        </w:rPr>
      </w:pPr>
      <w:ins w:id="147" w:author="Truong Nhan" w:date="2021-05-28T17:29:00Z">
        <w:r w:rsidRPr="00472C7E">
          <w:t>Xem, cập nhật, xoá thông tin sản phẩm.</w:t>
        </w:r>
      </w:ins>
    </w:p>
    <w:p w:rsidR="005703A6" w:rsidRPr="00351812" w:rsidRDefault="005703A6" w:rsidP="00351812">
      <w:pPr>
        <w:pStyle w:val="ListParagraph"/>
        <w:numPr>
          <w:ilvl w:val="0"/>
          <w:numId w:val="137"/>
        </w:numPr>
        <w:ind w:left="720"/>
        <w:rPr>
          <w:ins w:id="148" w:author="Truong Nhan" w:date="2021-05-28T17:29:00Z"/>
          <w:szCs w:val="26"/>
        </w:rPr>
      </w:pPr>
      <w:ins w:id="149" w:author="Truong Nhan" w:date="2021-05-28T17:29:00Z">
        <w:r w:rsidRPr="00351812">
          <w:rPr>
            <w:szCs w:val="26"/>
          </w:rPr>
          <w:t xml:space="preserve">Quản lí </w:t>
        </w:r>
        <w:r w:rsidRPr="00351812">
          <w:rPr>
            <w:rFonts w:hint="eastAsia"/>
            <w:szCs w:val="26"/>
          </w:rPr>
          <w:t>đơ</w:t>
        </w:r>
        <w:r w:rsidRPr="00351812">
          <w:rPr>
            <w:szCs w:val="26"/>
          </w:rPr>
          <w:t xml:space="preserve">n </w:t>
        </w:r>
        <w:r w:rsidRPr="00351812">
          <w:rPr>
            <w:rFonts w:hint="eastAsia"/>
            <w:szCs w:val="26"/>
          </w:rPr>
          <w:t>đ</w:t>
        </w:r>
        <w:r w:rsidRPr="00351812">
          <w:rPr>
            <w:szCs w:val="26"/>
          </w:rPr>
          <w:t>ặt hàng</w:t>
        </w:r>
      </w:ins>
    </w:p>
    <w:p w:rsidR="005703A6" w:rsidRPr="00A018FA" w:rsidRDefault="005703A6" w:rsidP="00351812">
      <w:pPr>
        <w:rPr>
          <w:ins w:id="150" w:author="Truong Nhan" w:date="2021-05-28T17:29:00Z"/>
          <w:szCs w:val="26"/>
        </w:rPr>
      </w:pPr>
      <w:ins w:id="151" w:author="Truong Nhan" w:date="2021-05-28T17:29:00Z">
        <w:r w:rsidRPr="00A018FA">
          <w:rPr>
            <w:szCs w:val="26"/>
          </w:rPr>
          <w:t>Khách hàng</w:t>
        </w:r>
      </w:ins>
    </w:p>
    <w:p w:rsidR="005703A6" w:rsidRPr="00351812" w:rsidRDefault="005703A6" w:rsidP="00351812">
      <w:pPr>
        <w:pStyle w:val="ListParagraph"/>
        <w:numPr>
          <w:ilvl w:val="0"/>
          <w:numId w:val="139"/>
        </w:numPr>
        <w:ind w:left="720"/>
        <w:rPr>
          <w:ins w:id="152" w:author="Truong Nhan" w:date="2021-05-28T17:29:00Z"/>
        </w:rPr>
      </w:pPr>
      <w:ins w:id="153" w:author="Truong Nhan" w:date="2021-05-28T17:29:00Z">
        <w:r w:rsidRPr="00351812">
          <w:t>Xem thông tin sản phẩm cũng nh</w:t>
        </w:r>
        <w:r w:rsidRPr="00351812">
          <w:rPr>
            <w:rFonts w:hint="eastAsia"/>
          </w:rPr>
          <w:t>ư</w:t>
        </w:r>
        <w:r w:rsidRPr="00351812">
          <w:t xml:space="preserve"> các tin tức khác</w:t>
        </w:r>
      </w:ins>
    </w:p>
    <w:p w:rsidR="005703A6" w:rsidRPr="00351812" w:rsidDel="003B11B1" w:rsidRDefault="005703A6" w:rsidP="00351812">
      <w:pPr>
        <w:pStyle w:val="ListParagraph"/>
        <w:numPr>
          <w:ilvl w:val="0"/>
          <w:numId w:val="139"/>
        </w:numPr>
        <w:ind w:left="720"/>
      </w:pPr>
      <w:ins w:id="154" w:author="Truong Nhan" w:date="2021-05-28T17:30:00Z">
        <w:r w:rsidRPr="00351812">
          <w:t>Mua hàng</w:t>
        </w:r>
      </w:ins>
      <w:del w:id="155" w:author="Truong Nhan" w:date="2021-05-28T17:27:00Z">
        <w:r w:rsidRPr="00351812" w:rsidDel="00A018FA">
          <w:delText>tìm hiểu</w:delText>
        </w:r>
      </w:del>
    </w:p>
    <w:p w:rsidR="005703A6" w:rsidRPr="00727A3C" w:rsidDel="00AE13CF" w:rsidRDefault="005703A6" w:rsidP="005703A6">
      <w:pPr>
        <w:pStyle w:val="StyleHeading2TimesNewRoman14pt1"/>
        <w:rPr>
          <w:del w:id="156" w:author="PHONG VU" w:date="2021-04-27T13:26:00Z"/>
        </w:rPr>
      </w:pPr>
      <w:bookmarkStart w:id="157" w:name="_Toc6684070"/>
      <w:bookmarkStart w:id="158" w:name="_Toc6684131"/>
      <w:bookmarkStart w:id="159" w:name="_Toc6688599"/>
      <w:bookmarkStart w:id="160" w:name="_Toc7253365"/>
      <w:bookmarkStart w:id="161" w:name="_Toc7978872"/>
      <w:bookmarkStart w:id="162" w:name="_Toc8805998"/>
      <w:bookmarkStart w:id="163" w:name="_Toc9016565"/>
      <w:del w:id="164" w:author="PHONG VU" w:date="2021-04-27T13:26:00Z">
        <w:r w:rsidRPr="00727A3C" w:rsidDel="00AE13CF">
          <w:delText>3. Đối tượng, phạm vi và phương pháp tiếp cận</w:delText>
        </w:r>
        <w:bookmarkEnd w:id="157"/>
        <w:bookmarkEnd w:id="158"/>
        <w:bookmarkEnd w:id="159"/>
        <w:bookmarkEnd w:id="160"/>
        <w:bookmarkEnd w:id="161"/>
        <w:bookmarkEnd w:id="162"/>
        <w:bookmarkEnd w:id="163"/>
      </w:del>
    </w:p>
    <w:p w:rsidR="005703A6" w:rsidRPr="00911E6D" w:rsidDel="00AE13CF" w:rsidRDefault="005703A6" w:rsidP="005703A6">
      <w:pPr>
        <w:spacing w:before="80" w:after="80" w:line="312" w:lineRule="auto"/>
        <w:ind w:firstLine="709"/>
        <w:rPr>
          <w:del w:id="165" w:author="PHONG VU" w:date="2021-04-27T13:26:00Z"/>
          <w:szCs w:val="26"/>
        </w:rPr>
      </w:pPr>
      <w:del w:id="166" w:author="PHONG VU" w:date="2021-04-27T13:26:00Z">
        <w:r w:rsidRPr="00911E6D" w:rsidDel="00AE13CF">
          <w:rPr>
            <w:szCs w:val="26"/>
          </w:rPr>
          <w:delText xml:space="preserve">Dựa trên hướng tiếp cận </w:delText>
        </w:r>
      </w:del>
    </w:p>
    <w:p w:rsidR="005703A6" w:rsidRPr="00727A3C" w:rsidRDefault="005703A6" w:rsidP="005703A6">
      <w:pPr>
        <w:pStyle w:val="Heading2"/>
        <w:spacing w:before="240" w:after="120" w:line="312" w:lineRule="auto"/>
        <w:rPr>
          <w:szCs w:val="26"/>
        </w:rPr>
      </w:pPr>
      <w:bookmarkStart w:id="167" w:name="_Toc6684071"/>
      <w:bookmarkStart w:id="168" w:name="_Toc6684132"/>
      <w:bookmarkStart w:id="169" w:name="_Toc6688600"/>
      <w:bookmarkStart w:id="170" w:name="_Toc7253366"/>
      <w:bookmarkStart w:id="171" w:name="_Toc7978873"/>
      <w:bookmarkStart w:id="172" w:name="_Toc8805999"/>
      <w:bookmarkStart w:id="173" w:name="_Toc9016566"/>
      <w:del w:id="174" w:author="PHONG VU" w:date="2021-04-27T13:26:00Z">
        <w:r w:rsidRPr="00727A3C" w:rsidDel="00AE13CF">
          <w:rPr>
            <w:szCs w:val="26"/>
          </w:rPr>
          <w:delText>4</w:delText>
        </w:r>
      </w:del>
      <w:bookmarkStart w:id="175" w:name="_Toc73185193"/>
      <w:ins w:id="176" w:author="PHONG VU" w:date="2021-04-27T13:26:00Z">
        <w:r>
          <w:rPr>
            <w:szCs w:val="26"/>
          </w:rPr>
          <w:t>3</w:t>
        </w:r>
      </w:ins>
      <w:r w:rsidRPr="00727A3C">
        <w:rPr>
          <w:szCs w:val="26"/>
        </w:rPr>
        <w:t>. Đóng góp của đề tài</w:t>
      </w:r>
      <w:bookmarkEnd w:id="167"/>
      <w:bookmarkEnd w:id="168"/>
      <w:bookmarkEnd w:id="169"/>
      <w:bookmarkEnd w:id="170"/>
      <w:bookmarkEnd w:id="171"/>
      <w:bookmarkEnd w:id="172"/>
      <w:bookmarkEnd w:id="173"/>
      <w:bookmarkEnd w:id="175"/>
    </w:p>
    <w:p w:rsidR="005703A6" w:rsidRPr="00472C7E" w:rsidRDefault="005703A6" w:rsidP="005703A6">
      <w:bookmarkStart w:id="177" w:name="_Toc6684072"/>
      <w:bookmarkStart w:id="178" w:name="_Toc6684133"/>
      <w:bookmarkStart w:id="179" w:name="_Toc6688601"/>
      <w:bookmarkStart w:id="180" w:name="_Toc7253367"/>
      <w:bookmarkStart w:id="181" w:name="_Toc7978874"/>
      <w:bookmarkStart w:id="182" w:name="_Toc8806000"/>
      <w:bookmarkStart w:id="183" w:name="_Toc9016567"/>
      <w:r w:rsidRPr="00472C7E">
        <w:t>Trên cơ sở tìm hiểu, phân tích, tổng hợp và áp dụng, đề tài đạt được một số kết quả như sau:</w:t>
      </w:r>
    </w:p>
    <w:p w:rsidR="005703A6" w:rsidRPr="00472C7E" w:rsidRDefault="005703A6" w:rsidP="00351812">
      <w:pPr>
        <w:pStyle w:val="ListParagraph"/>
        <w:numPr>
          <w:ilvl w:val="0"/>
          <w:numId w:val="136"/>
        </w:numPr>
        <w:ind w:left="720"/>
        <w:rPr>
          <w:bCs/>
        </w:rPr>
      </w:pPr>
      <w:ins w:id="184" w:author="Truong Nhan" w:date="2021-05-28T17:32:00Z">
        <w:r w:rsidRPr="00472C7E">
          <w:rPr>
            <w:bCs/>
          </w:rPr>
          <w:t xml:space="preserve">Website </w:t>
        </w:r>
        <w:r w:rsidRPr="00472C7E">
          <w:rPr>
            <w:rFonts w:hint="eastAsia"/>
            <w:bCs/>
          </w:rPr>
          <w:t>đư</w:t>
        </w:r>
        <w:r w:rsidRPr="00472C7E">
          <w:rPr>
            <w:bCs/>
          </w:rPr>
          <w:t>ợc thiết kế với</w:t>
        </w:r>
      </w:ins>
      <w:r w:rsidRPr="00472C7E">
        <w:rPr>
          <w:bCs/>
        </w:rPr>
        <w:t xml:space="preserve"> </w:t>
      </w:r>
    </w:p>
    <w:p w:rsidR="005703A6" w:rsidRPr="00472C7E" w:rsidRDefault="005703A6" w:rsidP="00351812">
      <w:pPr>
        <w:pStyle w:val="ListParagraph"/>
        <w:numPr>
          <w:ilvl w:val="0"/>
          <w:numId w:val="136"/>
        </w:numPr>
        <w:ind w:left="720"/>
        <w:rPr>
          <w:ins w:id="185" w:author="Truong Nhan" w:date="2021-05-28T17:32:00Z"/>
          <w:bCs/>
        </w:rPr>
      </w:pPr>
      <w:ins w:id="186" w:author="Truong Nhan" w:date="2021-05-28T17:32:00Z">
        <w:r w:rsidRPr="00472C7E">
          <w:rPr>
            <w:bCs/>
          </w:rPr>
          <w:t>Giao diện hài hoà, thân thiện, giúp ng</w:t>
        </w:r>
        <w:r w:rsidRPr="00472C7E">
          <w:rPr>
            <w:rFonts w:hint="eastAsia"/>
            <w:bCs/>
          </w:rPr>
          <w:t>ư</w:t>
        </w:r>
        <w:r w:rsidRPr="00472C7E">
          <w:rPr>
            <w:bCs/>
          </w:rPr>
          <w:t>ời dùng dễ dàng sử dụng.</w:t>
        </w:r>
      </w:ins>
    </w:p>
    <w:p w:rsidR="005703A6" w:rsidRPr="00472C7E" w:rsidRDefault="005703A6" w:rsidP="00351812">
      <w:pPr>
        <w:pStyle w:val="ListParagraph"/>
        <w:numPr>
          <w:ilvl w:val="0"/>
          <w:numId w:val="136"/>
        </w:numPr>
        <w:ind w:left="720"/>
        <w:rPr>
          <w:ins w:id="187" w:author="Truong Nhan" w:date="2021-05-28T17:32:00Z"/>
          <w:bCs/>
        </w:rPr>
      </w:pPr>
      <w:ins w:id="188" w:author="Truong Nhan" w:date="2021-05-28T17:32:00Z">
        <w:r w:rsidRPr="00472C7E">
          <w:rPr>
            <w:bCs/>
          </w:rPr>
          <w:t>Trang chủ sẽ hiển thị danh sách các sản phẩm mới nhất và bán chạy nhất giúp cho ng</w:t>
        </w:r>
        <w:r w:rsidRPr="00472C7E">
          <w:rPr>
            <w:rFonts w:hint="eastAsia"/>
            <w:bCs/>
          </w:rPr>
          <w:t>ư</w:t>
        </w:r>
        <w:r w:rsidRPr="00472C7E">
          <w:rPr>
            <w:bCs/>
          </w:rPr>
          <w:t>ời dùng có thể dễ dàng h</w:t>
        </w:r>
        <w:r w:rsidRPr="00472C7E">
          <w:rPr>
            <w:rFonts w:hint="eastAsia"/>
            <w:bCs/>
          </w:rPr>
          <w:t>ơ</w:t>
        </w:r>
        <w:r w:rsidRPr="00472C7E">
          <w:rPr>
            <w:bCs/>
          </w:rPr>
          <w:t>n trong việc tìm kiếm.</w:t>
        </w:r>
      </w:ins>
    </w:p>
    <w:p w:rsidR="005703A6" w:rsidRPr="00472C7E" w:rsidRDefault="005703A6" w:rsidP="00351812">
      <w:pPr>
        <w:pStyle w:val="ListParagraph"/>
        <w:numPr>
          <w:ilvl w:val="0"/>
          <w:numId w:val="136"/>
        </w:numPr>
        <w:ind w:left="720"/>
        <w:rPr>
          <w:ins w:id="189" w:author="Truong Nhan" w:date="2021-05-28T17:32:00Z"/>
          <w:bCs/>
        </w:rPr>
      </w:pPr>
      <w:ins w:id="190" w:author="Truong Nhan" w:date="2021-05-28T17:32:00Z">
        <w:r w:rsidRPr="00472C7E">
          <w:rPr>
            <w:bCs/>
          </w:rPr>
          <w:lastRenderedPageBreak/>
          <w:t>Khách hàng có thể dễ dàng tìm thấy thông tin chi tiết các loại bánh mà họ quan tâm.</w:t>
        </w:r>
      </w:ins>
    </w:p>
    <w:p w:rsidR="005703A6" w:rsidRPr="00CC41D6" w:rsidRDefault="005703A6" w:rsidP="00CC41D6">
      <w:pPr>
        <w:pStyle w:val="ListParagraph"/>
        <w:numPr>
          <w:ilvl w:val="0"/>
          <w:numId w:val="136"/>
        </w:numPr>
        <w:ind w:left="720"/>
        <w:rPr>
          <w:ins w:id="191" w:author="Truong Nhan" w:date="2021-05-28T17:33:00Z"/>
          <w:bCs/>
        </w:rPr>
      </w:pPr>
      <w:ins w:id="192" w:author="Truong Nhan" w:date="2021-05-28T17:32:00Z">
        <w:r w:rsidRPr="00472C7E">
          <w:rPr>
            <w:bCs/>
          </w:rPr>
          <w:t>Khách hàng có thể chọn mua các loại bánh mà họ cần dựa trên khả n</w:t>
        </w:r>
        <w:r w:rsidRPr="00472C7E">
          <w:rPr>
            <w:rFonts w:hint="eastAsia"/>
            <w:bCs/>
          </w:rPr>
          <w:t>ă</w:t>
        </w:r>
        <w:r w:rsidRPr="00472C7E">
          <w:rPr>
            <w:bCs/>
          </w:rPr>
          <w:t>ng tài chính và chức n</w:t>
        </w:r>
        <w:r w:rsidRPr="00472C7E">
          <w:rPr>
            <w:rFonts w:hint="eastAsia"/>
            <w:bCs/>
          </w:rPr>
          <w:t>ă</w:t>
        </w:r>
        <w:r w:rsidRPr="00472C7E">
          <w:rPr>
            <w:bCs/>
          </w:rPr>
          <w:t>ng cần thiết bằng cách thêm vào giỏ hàng</w:t>
        </w:r>
      </w:ins>
    </w:p>
    <w:p w:rsidR="005703A6" w:rsidRPr="00472C7E" w:rsidRDefault="005703A6" w:rsidP="00CC41D6">
      <w:pPr>
        <w:pStyle w:val="ListParagraph"/>
        <w:numPr>
          <w:ilvl w:val="0"/>
          <w:numId w:val="136"/>
        </w:numPr>
        <w:ind w:left="720"/>
        <w:rPr>
          <w:ins w:id="193" w:author="Truong Nhan" w:date="2021-05-28T17:33:00Z"/>
        </w:rPr>
      </w:pPr>
      <w:ins w:id="194" w:author="Truong Nhan" w:date="2021-05-28T17:33:00Z">
        <w:r w:rsidRPr="00472C7E">
          <w:t>Ng</w:t>
        </w:r>
        <w:r w:rsidRPr="00472C7E">
          <w:rPr>
            <w:rFonts w:hint="eastAsia"/>
          </w:rPr>
          <w:t>ư</w:t>
        </w:r>
        <w:r w:rsidRPr="00472C7E">
          <w:t xml:space="preserve">ời làm chủ ứng dụng có quyền kiềm soát mọi hoạt </w:t>
        </w:r>
        <w:r w:rsidRPr="00472C7E">
          <w:rPr>
            <w:rFonts w:hint="eastAsia"/>
          </w:rPr>
          <w:t>đ</w:t>
        </w:r>
        <w:r w:rsidRPr="00472C7E">
          <w:t>ộng của hệ thống. Ng</w:t>
        </w:r>
        <w:r w:rsidRPr="00472C7E">
          <w:rPr>
            <w:rFonts w:hint="eastAsia"/>
          </w:rPr>
          <w:t>ư</w:t>
        </w:r>
        <w:r w:rsidRPr="00472C7E">
          <w:t xml:space="preserve">ời này </w:t>
        </w:r>
        <w:r w:rsidRPr="00472C7E">
          <w:rPr>
            <w:rFonts w:hint="eastAsia"/>
          </w:rPr>
          <w:t>đư</w:t>
        </w:r>
        <w:r w:rsidRPr="00472C7E">
          <w:t xml:space="preserve">ợc cấp username và password </w:t>
        </w:r>
        <w:r w:rsidRPr="00472C7E">
          <w:rPr>
            <w:rFonts w:hint="eastAsia"/>
          </w:rPr>
          <w:t>đ</w:t>
        </w:r>
        <w:r w:rsidRPr="00472C7E">
          <w:t xml:space="preserve">ể </w:t>
        </w:r>
        <w:r w:rsidRPr="00472C7E">
          <w:rPr>
            <w:rFonts w:hint="eastAsia"/>
          </w:rPr>
          <w:t>đă</w:t>
        </w:r>
        <w:r w:rsidRPr="00472C7E">
          <w:t>ng nhập hệ thống thực hiện chức n</w:t>
        </w:r>
        <w:r w:rsidRPr="00472C7E">
          <w:rPr>
            <w:rFonts w:hint="eastAsia"/>
          </w:rPr>
          <w:t>ă</w:t>
        </w:r>
        <w:r w:rsidRPr="00472C7E">
          <w:t>ng của mình:</w:t>
        </w:r>
      </w:ins>
    </w:p>
    <w:p w:rsidR="005703A6" w:rsidRPr="00472C7E" w:rsidRDefault="005703A6" w:rsidP="00CC41D6">
      <w:pPr>
        <w:pStyle w:val="ListParagraph"/>
        <w:numPr>
          <w:ilvl w:val="0"/>
          <w:numId w:val="136"/>
        </w:numPr>
        <w:ind w:left="720"/>
        <w:rPr>
          <w:ins w:id="195" w:author="Truong Nhan" w:date="2021-05-28T17:33:00Z"/>
        </w:rPr>
      </w:pPr>
      <w:ins w:id="196" w:author="Truong Nhan" w:date="2021-05-28T17:33:00Z">
        <w:r w:rsidRPr="00472C7E">
          <w:t>Chức n</w:t>
        </w:r>
        <w:r w:rsidRPr="00472C7E">
          <w:rPr>
            <w:rFonts w:hint="eastAsia"/>
          </w:rPr>
          <w:t>ă</w:t>
        </w:r>
        <w:r w:rsidRPr="00472C7E">
          <w:t>ng cập nhật, sửa, xoá các mặt hàng, loại hàng, nhà sản xuất</w:t>
        </w:r>
      </w:ins>
    </w:p>
    <w:p w:rsidR="005703A6" w:rsidRPr="00472C7E" w:rsidRDefault="005703A6" w:rsidP="00CC41D6">
      <w:pPr>
        <w:pStyle w:val="ListParagraph"/>
        <w:numPr>
          <w:ilvl w:val="0"/>
          <w:numId w:val="136"/>
        </w:numPr>
        <w:ind w:left="720"/>
        <w:rPr>
          <w:ins w:id="197" w:author="Truong Nhan" w:date="2021-05-28T17:32:00Z"/>
        </w:rPr>
      </w:pPr>
      <w:ins w:id="198" w:author="Truong Nhan" w:date="2021-05-28T17:33:00Z">
        <w:r w:rsidRPr="00472C7E">
          <w:t xml:space="preserve">Tiếp nhận kiểm tra </w:t>
        </w:r>
        <w:r w:rsidRPr="00472C7E">
          <w:rPr>
            <w:rFonts w:hint="eastAsia"/>
          </w:rPr>
          <w:t>đơ</w:t>
        </w:r>
        <w:r w:rsidRPr="00472C7E">
          <w:t xml:space="preserve">n </w:t>
        </w:r>
        <w:r w:rsidRPr="00472C7E">
          <w:rPr>
            <w:rFonts w:hint="eastAsia"/>
          </w:rPr>
          <w:t>đ</w:t>
        </w:r>
        <w:r w:rsidRPr="00472C7E">
          <w:t xml:space="preserve">ặt hàng của khách hàng. Hiển thị </w:t>
        </w:r>
        <w:r w:rsidRPr="00472C7E">
          <w:rPr>
            <w:rFonts w:hint="eastAsia"/>
          </w:rPr>
          <w:t>đơ</w:t>
        </w:r>
        <w:r w:rsidRPr="00472C7E">
          <w:t xml:space="preserve">n </w:t>
        </w:r>
        <w:r w:rsidRPr="00472C7E">
          <w:rPr>
            <w:rFonts w:hint="eastAsia"/>
          </w:rPr>
          <w:t>đ</w:t>
        </w:r>
        <w:r w:rsidRPr="00472C7E">
          <w:t>ặt hàng.</w:t>
        </w:r>
      </w:ins>
    </w:p>
    <w:p w:rsidR="005703A6" w:rsidDel="00A018FA" w:rsidRDefault="005703A6" w:rsidP="005703A6">
      <w:pPr>
        <w:numPr>
          <w:ilvl w:val="0"/>
          <w:numId w:val="13"/>
        </w:numPr>
        <w:spacing w:before="80" w:after="80" w:line="312" w:lineRule="auto"/>
        <w:ind w:left="1134" w:hanging="283"/>
        <w:rPr>
          <w:del w:id="199" w:author="Truong Nhan" w:date="2021-05-28T17:32:00Z"/>
          <w:szCs w:val="26"/>
        </w:rPr>
      </w:pPr>
      <w:del w:id="200" w:author="Truong Nhan" w:date="2021-05-28T17:32:00Z">
        <w:r w:rsidDel="00A018FA">
          <w:rPr>
            <w:szCs w:val="26"/>
          </w:rPr>
          <w:delText>aaaa</w:delText>
        </w:r>
      </w:del>
    </w:p>
    <w:p w:rsidR="005703A6" w:rsidRPr="00911E6D" w:rsidDel="00A018FA" w:rsidRDefault="005703A6" w:rsidP="005703A6">
      <w:pPr>
        <w:numPr>
          <w:ilvl w:val="0"/>
          <w:numId w:val="13"/>
        </w:numPr>
        <w:spacing w:before="80" w:after="80" w:line="312" w:lineRule="auto"/>
        <w:ind w:left="1134" w:hanging="283"/>
        <w:rPr>
          <w:del w:id="201" w:author="Truong Nhan" w:date="2021-05-28T17:32:00Z"/>
          <w:szCs w:val="26"/>
        </w:rPr>
      </w:pPr>
      <w:del w:id="202" w:author="Truong Nhan" w:date="2021-05-28T17:32:00Z">
        <w:r w:rsidDel="00A018FA">
          <w:rPr>
            <w:szCs w:val="26"/>
          </w:rPr>
          <w:delText>bbbbb</w:delText>
        </w:r>
      </w:del>
    </w:p>
    <w:p w:rsidR="005703A6" w:rsidRPr="00727A3C" w:rsidRDefault="005703A6" w:rsidP="005703A6">
      <w:pPr>
        <w:pStyle w:val="Heading2"/>
        <w:spacing w:before="240" w:after="120" w:line="312" w:lineRule="auto"/>
        <w:rPr>
          <w:szCs w:val="26"/>
        </w:rPr>
      </w:pPr>
      <w:del w:id="203" w:author="PHONG VU" w:date="2021-04-27T13:27:00Z">
        <w:r w:rsidRPr="00727A3C" w:rsidDel="00AE13CF">
          <w:rPr>
            <w:szCs w:val="26"/>
          </w:rPr>
          <w:delText>5</w:delText>
        </w:r>
      </w:del>
      <w:bookmarkStart w:id="204" w:name="_Toc73185194"/>
      <w:ins w:id="205" w:author="PHONG VU" w:date="2021-04-27T13:27:00Z">
        <w:r>
          <w:rPr>
            <w:szCs w:val="26"/>
          </w:rPr>
          <w:t>4</w:t>
        </w:r>
      </w:ins>
      <w:r w:rsidRPr="00727A3C">
        <w:rPr>
          <w:szCs w:val="26"/>
        </w:rPr>
        <w:t xml:space="preserve">. Bố cục của </w:t>
      </w:r>
      <w:bookmarkEnd w:id="177"/>
      <w:bookmarkEnd w:id="178"/>
      <w:bookmarkEnd w:id="179"/>
      <w:bookmarkEnd w:id="180"/>
      <w:bookmarkEnd w:id="181"/>
      <w:bookmarkEnd w:id="182"/>
      <w:bookmarkEnd w:id="183"/>
      <w:r>
        <w:rPr>
          <w:szCs w:val="26"/>
        </w:rPr>
        <w:t>đề tài</w:t>
      </w:r>
      <w:bookmarkEnd w:id="204"/>
    </w:p>
    <w:p w:rsidR="005703A6" w:rsidRPr="00911E6D" w:rsidRDefault="005703A6" w:rsidP="005703A6">
      <w:r>
        <w:t xml:space="preserve">Sau </w:t>
      </w:r>
      <w:r w:rsidRPr="00911E6D">
        <w:t xml:space="preserve">phần </w:t>
      </w:r>
      <w:r w:rsidRPr="004F63A0">
        <w:rPr>
          <w:i/>
        </w:rPr>
        <w:t>Mở đầu</w:t>
      </w:r>
      <w:r w:rsidRPr="00911E6D">
        <w:t xml:space="preserve">, </w:t>
      </w:r>
      <w:r>
        <w:t>báo cáo</w:t>
      </w:r>
      <w:r w:rsidRPr="00911E6D">
        <w:t xml:space="preserve"> được trình bày trong ba chương</w:t>
      </w:r>
      <w:r>
        <w:t>, cụ thể</w:t>
      </w:r>
      <w:r w:rsidRPr="00911E6D">
        <w:t xml:space="preserve"> như sau:</w:t>
      </w:r>
    </w:p>
    <w:p w:rsidR="005703A6" w:rsidRDefault="005703A6" w:rsidP="005703A6">
      <w:pPr>
        <w:rPr>
          <w:ins w:id="206" w:author="Truong Nhan" w:date="2021-05-28T16:46:00Z"/>
        </w:rPr>
      </w:pPr>
      <w:r w:rsidRPr="00911E6D">
        <w:t xml:space="preserve">Chương 1. </w:t>
      </w:r>
      <w:r w:rsidRPr="00911E6D">
        <w:rPr>
          <w:i/>
        </w:rPr>
        <w:t xml:space="preserve">Tổng quan về </w:t>
      </w:r>
      <w:ins w:id="207" w:author="Truong Nhan" w:date="2021-05-28T16:45:00Z">
        <w:r>
          <w:rPr>
            <w:i/>
          </w:rPr>
          <w:t>ngôn ngữ và hệ</w:t>
        </w:r>
      </w:ins>
      <w:ins w:id="208" w:author="Truong Nhan" w:date="2021-05-28T17:32:00Z">
        <w:r>
          <w:rPr>
            <w:i/>
          </w:rPr>
          <w:t xml:space="preserve"> quản trị</w:t>
        </w:r>
      </w:ins>
      <w:ins w:id="209" w:author="Truong Nhan" w:date="2021-05-28T16:45:00Z">
        <w:r>
          <w:rPr>
            <w:i/>
          </w:rPr>
          <w:t xml:space="preserve"> </w:t>
        </w:r>
      </w:ins>
      <w:ins w:id="210" w:author="Truong Nhan" w:date="2021-05-28T17:32:00Z">
        <w:r>
          <w:rPr>
            <w:i/>
          </w:rPr>
          <w:t>cơ sở dữ liệu</w:t>
        </w:r>
      </w:ins>
      <w:ins w:id="211" w:author="Truong Nhan" w:date="2021-05-28T16:45:00Z">
        <w:r>
          <w:rPr>
            <w:i/>
          </w:rPr>
          <w:t xml:space="preserve"> mysql</w:t>
        </w:r>
      </w:ins>
      <w:del w:id="212" w:author="Truong Nhan" w:date="2021-05-28T16:45:00Z">
        <w:r w:rsidDel="00DC58DA">
          <w:rPr>
            <w:i/>
          </w:rPr>
          <w:delText>….</w:delText>
        </w:r>
      </w:del>
      <w:r w:rsidRPr="00911E6D">
        <w:rPr>
          <w:i/>
        </w:rPr>
        <w:t xml:space="preserve"> </w:t>
      </w:r>
      <w:del w:id="213" w:author="Truong Nhan" w:date="2021-05-28T17:34:00Z">
        <w:r w:rsidRPr="00911E6D" w:rsidDel="00610151">
          <w:delText xml:space="preserve">Trong chương này, </w:delText>
        </w:r>
        <w:r w:rsidDel="00610151">
          <w:delText>báo cáo</w:delText>
        </w:r>
        <w:r w:rsidRPr="00911E6D" w:rsidDel="00610151">
          <w:delText xml:space="preserve"> trình bày các khái niệm, đặc điểm,</w:delText>
        </w:r>
      </w:del>
    </w:p>
    <w:p w:rsidR="00CC41D6" w:rsidRDefault="00CC41D6" w:rsidP="00CC41D6">
      <w:pPr>
        <w:pStyle w:val="ListParagraph"/>
        <w:numPr>
          <w:ilvl w:val="1"/>
          <w:numId w:val="140"/>
        </w:numPr>
        <w:ind w:left="1260" w:hanging="540"/>
        <w:rPr>
          <w:ins w:id="214" w:author="Truong Nhan" w:date="2021-05-28T16:48:00Z"/>
        </w:rPr>
      </w:pPr>
      <w:r>
        <w:t>N</w:t>
      </w:r>
      <w:ins w:id="215" w:author="Truong Nhan" w:date="2021-05-28T16:47:00Z">
        <w:r w:rsidR="005703A6">
          <w:t>gôn ngữ PHP</w:t>
        </w:r>
      </w:ins>
    </w:p>
    <w:p w:rsidR="005703A6" w:rsidRDefault="005703A6">
      <w:pPr>
        <w:pStyle w:val="ListParagraph"/>
        <w:numPr>
          <w:ilvl w:val="2"/>
          <w:numId w:val="140"/>
        </w:numPr>
        <w:ind w:left="1800"/>
        <w:rPr>
          <w:ins w:id="216" w:author="Truong Nhan" w:date="2021-05-28T16:48:00Z"/>
        </w:rPr>
        <w:pPrChange w:id="217" w:author="Truong Nhan" w:date="2021-05-28T16:48:00Z">
          <w:pPr>
            <w:pStyle w:val="ListParagraph"/>
            <w:numPr>
              <w:ilvl w:val="1"/>
              <w:numId w:val="130"/>
            </w:numPr>
            <w:spacing w:before="80" w:after="80" w:line="312" w:lineRule="auto"/>
            <w:ind w:left="1429" w:hanging="360"/>
          </w:pPr>
        </w:pPrChange>
      </w:pPr>
      <w:ins w:id="218" w:author="Truong Nhan" w:date="2021-05-28T16:48:00Z">
        <w:r>
          <w:t>PHP là gì</w:t>
        </w:r>
      </w:ins>
    </w:p>
    <w:p w:rsidR="005703A6" w:rsidRPr="00DC58DA" w:rsidRDefault="005703A6">
      <w:pPr>
        <w:pStyle w:val="ListParagraph"/>
        <w:numPr>
          <w:ilvl w:val="2"/>
          <w:numId w:val="140"/>
        </w:numPr>
        <w:ind w:left="1800"/>
        <w:rPr>
          <w:ins w:id="219" w:author="Truong Nhan" w:date="2021-05-28T16:47:00Z"/>
        </w:rPr>
        <w:pPrChange w:id="220" w:author="Truong Nhan" w:date="2021-05-28T16:49:00Z">
          <w:pPr>
            <w:spacing w:before="80" w:after="80" w:line="312" w:lineRule="auto"/>
            <w:ind w:firstLine="709"/>
          </w:pPr>
        </w:pPrChange>
      </w:pPr>
      <w:ins w:id="221" w:author="Truong Nhan" w:date="2021-05-28T16:48:00Z">
        <w:r w:rsidRPr="00DC58DA">
          <w:t xml:space="preserve">Tại sao nên dừng ngôn ngữ PHP </w:t>
        </w:r>
        <w:r w:rsidRPr="00DC58DA">
          <w:rPr>
            <w:rFonts w:hint="eastAsia"/>
          </w:rPr>
          <w:t>đ</w:t>
        </w:r>
        <w:r w:rsidRPr="00DC58DA">
          <w:t>ể xây dựng website</w:t>
        </w:r>
      </w:ins>
    </w:p>
    <w:p w:rsidR="005703A6" w:rsidRDefault="00CC41D6">
      <w:pPr>
        <w:pStyle w:val="ListParagraph"/>
        <w:numPr>
          <w:ilvl w:val="1"/>
          <w:numId w:val="140"/>
        </w:numPr>
        <w:ind w:left="1260" w:hanging="540"/>
        <w:rPr>
          <w:ins w:id="222" w:author="Truong Nhan" w:date="2021-05-28T16:50:00Z"/>
        </w:rPr>
        <w:pPrChange w:id="223" w:author="Truong Nhan" w:date="2021-05-28T16:46:00Z">
          <w:pPr>
            <w:spacing w:before="80" w:after="80" w:line="312" w:lineRule="auto"/>
            <w:ind w:firstLine="709"/>
          </w:pPr>
        </w:pPrChange>
      </w:pPr>
      <w:r>
        <w:t>Hệ</w:t>
      </w:r>
      <w:ins w:id="224" w:author="Truong Nhan" w:date="2021-05-28T16:49:00Z">
        <w:r w:rsidR="005703A6">
          <w:t xml:space="preserve"> quản trị cơ sở dữ liệu MYSQL</w:t>
        </w:r>
      </w:ins>
    </w:p>
    <w:p w:rsidR="005703A6" w:rsidRDefault="005703A6">
      <w:pPr>
        <w:pStyle w:val="ListParagraph"/>
        <w:numPr>
          <w:ilvl w:val="2"/>
          <w:numId w:val="140"/>
        </w:numPr>
        <w:ind w:left="1800"/>
        <w:rPr>
          <w:ins w:id="225" w:author="Truong Nhan" w:date="2021-05-28T16:50:00Z"/>
        </w:rPr>
        <w:pPrChange w:id="226" w:author="Truong Nhan" w:date="2021-05-28T16:50:00Z">
          <w:pPr>
            <w:spacing w:before="80" w:after="80" w:line="312" w:lineRule="auto"/>
            <w:ind w:firstLine="709"/>
          </w:pPr>
        </w:pPrChange>
      </w:pPr>
      <w:ins w:id="227" w:author="Truong Nhan" w:date="2021-05-28T16:50:00Z">
        <w:r>
          <w:t>MYSQL là gì</w:t>
        </w:r>
      </w:ins>
    </w:p>
    <w:p w:rsidR="005703A6" w:rsidRDefault="005703A6">
      <w:pPr>
        <w:pStyle w:val="ListParagraph"/>
        <w:numPr>
          <w:ilvl w:val="2"/>
          <w:numId w:val="140"/>
        </w:numPr>
        <w:ind w:left="1800"/>
        <w:rPr>
          <w:ins w:id="228" w:author="Truong Nhan" w:date="2021-05-28T16:51:00Z"/>
        </w:rPr>
        <w:pPrChange w:id="229" w:author="Truong Nhan" w:date="2021-05-28T16:50:00Z">
          <w:pPr>
            <w:spacing w:before="80" w:after="80" w:line="312" w:lineRule="auto"/>
            <w:ind w:firstLine="709"/>
          </w:pPr>
        </w:pPrChange>
      </w:pPr>
      <w:ins w:id="230" w:author="Truong Nhan" w:date="2021-05-28T16:51:00Z">
        <w:r>
          <w:t>Ưu</w:t>
        </w:r>
      </w:ins>
      <w:ins w:id="231" w:author="Truong Nhan" w:date="2021-05-28T17:35:00Z">
        <w:r>
          <w:t>, nhược</w:t>
        </w:r>
      </w:ins>
      <w:ins w:id="232" w:author="Truong Nhan" w:date="2021-05-28T16:51:00Z">
        <w:r>
          <w:t xml:space="preserve"> điểm của MYSQL</w:t>
        </w:r>
      </w:ins>
    </w:p>
    <w:p w:rsidR="005703A6" w:rsidRPr="00DC58DA" w:rsidRDefault="005703A6">
      <w:pPr>
        <w:pStyle w:val="ListParagraph"/>
        <w:numPr>
          <w:ilvl w:val="2"/>
          <w:numId w:val="140"/>
        </w:numPr>
        <w:ind w:left="1800"/>
        <w:pPrChange w:id="233" w:author="Truong Nhan" w:date="2021-05-28T16:50:00Z">
          <w:pPr>
            <w:spacing w:before="80" w:after="80" w:line="312" w:lineRule="auto"/>
            <w:ind w:firstLine="709"/>
          </w:pPr>
        </w:pPrChange>
      </w:pPr>
      <w:ins w:id="234" w:author="Truong Nhan" w:date="2021-05-28T16:51:00Z">
        <w:r>
          <w:t>Tại sao nên sử dụng hệ quản trị cơ sơ dữ liệu MYSQL</w:t>
        </w:r>
      </w:ins>
    </w:p>
    <w:p w:rsidR="00CC41D6" w:rsidRDefault="005703A6">
      <w:pPr>
        <w:ind w:firstLine="270"/>
        <w:pPrChange w:id="235" w:author="Truong Nhan" w:date="2021-05-28T11:22:00Z">
          <w:pPr>
            <w:spacing w:before="80" w:after="80" w:line="312" w:lineRule="auto"/>
            <w:ind w:firstLine="709"/>
          </w:pPr>
        </w:pPrChange>
      </w:pPr>
      <w:r w:rsidRPr="00911E6D">
        <w:t xml:space="preserve">Chương 2. </w:t>
      </w:r>
      <w:r>
        <w:rPr>
          <w:i/>
        </w:rPr>
        <w:t>Phân tích thiết kế</w:t>
      </w:r>
      <w:ins w:id="236" w:author="Truong Nhan" w:date="2021-05-28T10:44:00Z">
        <w:r>
          <w:rPr>
            <w:i/>
          </w:rPr>
          <w:t xml:space="preserve"> hệ thống và tạo cơ sở dữ liệu.</w:t>
        </w:r>
        <w:r>
          <w:t xml:space="preserve"> </w:t>
        </w:r>
      </w:ins>
      <w:del w:id="237" w:author="Truong Nhan" w:date="2021-05-28T10:44:00Z">
        <w:r w:rsidDel="00074A68">
          <w:rPr>
            <w:i/>
          </w:rPr>
          <w:delText xml:space="preserve"> …</w:delText>
        </w:r>
        <w:r w:rsidDel="00074A68">
          <w:delText xml:space="preserve"> . </w:delText>
        </w:r>
      </w:del>
    </w:p>
    <w:p w:rsidR="005703A6" w:rsidRDefault="005703A6" w:rsidP="006A3505">
      <w:pPr>
        <w:pStyle w:val="ListParagraph"/>
        <w:numPr>
          <w:ilvl w:val="1"/>
          <w:numId w:val="143"/>
        </w:numPr>
        <w:ind w:left="1260" w:hanging="540"/>
        <w:rPr>
          <w:ins w:id="238" w:author="Truong Nhan" w:date="2021-05-28T10:45:00Z"/>
        </w:rPr>
      </w:pPr>
      <w:ins w:id="239" w:author="Truong Nhan" w:date="2021-05-28T10:45:00Z">
        <w:r>
          <w:t xml:space="preserve">Các </w:t>
        </w:r>
      </w:ins>
      <w:ins w:id="240" w:author="Truong Nhan" w:date="2021-05-28T18:08:00Z">
        <w:r>
          <w:t>tác nhân</w:t>
        </w:r>
      </w:ins>
      <w:ins w:id="241" w:author="Truong Nhan" w:date="2021-05-28T10:45:00Z">
        <w:r>
          <w:t xml:space="preserve"> </w:t>
        </w:r>
      </w:ins>
    </w:p>
    <w:p w:rsidR="005703A6" w:rsidRPr="00BA1812" w:rsidRDefault="005703A6">
      <w:pPr>
        <w:pStyle w:val="ListParagraph"/>
        <w:numPr>
          <w:ilvl w:val="2"/>
          <w:numId w:val="144"/>
        </w:numPr>
        <w:ind w:left="1800"/>
        <w:rPr>
          <w:ins w:id="242" w:author="Truong Nhan" w:date="2021-05-28T10:46:00Z"/>
        </w:rPr>
        <w:pPrChange w:id="243" w:author="Truong Nhan" w:date="2021-05-28T11:22:00Z">
          <w:pPr>
            <w:spacing w:before="80" w:after="80" w:line="312" w:lineRule="auto"/>
            <w:ind w:firstLine="709"/>
          </w:pPr>
        </w:pPrChange>
      </w:pPr>
      <w:ins w:id="244" w:author="Truong Nhan" w:date="2021-05-28T18:08:00Z">
        <w:r>
          <w:t>Tác nhân</w:t>
        </w:r>
      </w:ins>
      <w:ins w:id="245" w:author="Truong Nhan" w:date="2021-05-28T10:46:00Z">
        <w:r>
          <w:t xml:space="preserve"> </w:t>
        </w:r>
        <w:r w:rsidRPr="00BA1812">
          <w:t>ng</w:t>
        </w:r>
        <w:r w:rsidRPr="00BA1812">
          <w:rPr>
            <w:rFonts w:hint="eastAsia"/>
          </w:rPr>
          <w:t>ư</w:t>
        </w:r>
        <w:r w:rsidRPr="00BA1812">
          <w:t>ời dùng</w:t>
        </w:r>
      </w:ins>
    </w:p>
    <w:p w:rsidR="005703A6" w:rsidRPr="00BA1812" w:rsidRDefault="005703A6">
      <w:pPr>
        <w:pStyle w:val="ListParagraph"/>
        <w:numPr>
          <w:ilvl w:val="2"/>
          <w:numId w:val="144"/>
        </w:numPr>
        <w:ind w:left="1800"/>
        <w:rPr>
          <w:ins w:id="246" w:author="Truong Nhan" w:date="2021-05-28T10:46:00Z"/>
        </w:rPr>
        <w:pPrChange w:id="247" w:author="Truong Nhan" w:date="2021-05-28T11:23:00Z">
          <w:pPr>
            <w:spacing w:before="80" w:after="80" w:line="312" w:lineRule="auto"/>
            <w:ind w:firstLine="709"/>
          </w:pPr>
        </w:pPrChange>
      </w:pPr>
      <w:ins w:id="248" w:author="Truong Nhan" w:date="2021-05-28T18:08:00Z">
        <w:r>
          <w:t xml:space="preserve">Tác nhân </w:t>
        </w:r>
      </w:ins>
      <w:ins w:id="249" w:author="Truong Nhan" w:date="2021-05-28T10:46:00Z">
        <w:r w:rsidRPr="00BA1812">
          <w:t>ng</w:t>
        </w:r>
        <w:r w:rsidRPr="00BA1812">
          <w:rPr>
            <w:rFonts w:hint="eastAsia"/>
          </w:rPr>
          <w:t>ư</w:t>
        </w:r>
        <w:r w:rsidRPr="00BA1812">
          <w:t xml:space="preserve">ời quản trị </w:t>
        </w:r>
      </w:ins>
    </w:p>
    <w:p w:rsidR="005703A6" w:rsidRDefault="005703A6">
      <w:pPr>
        <w:pStyle w:val="ListParagraph"/>
        <w:numPr>
          <w:ilvl w:val="1"/>
          <w:numId w:val="144"/>
        </w:numPr>
        <w:ind w:left="1260" w:hanging="540"/>
        <w:rPr>
          <w:ins w:id="250" w:author="Truong Nhan" w:date="2021-05-28T18:07:00Z"/>
        </w:rPr>
        <w:pPrChange w:id="251" w:author="Truong Nhan" w:date="2021-05-28T17:54:00Z">
          <w:pPr>
            <w:spacing w:before="80" w:after="80" w:line="312" w:lineRule="auto"/>
            <w:ind w:firstLine="709"/>
          </w:pPr>
        </w:pPrChange>
      </w:pPr>
      <w:ins w:id="252" w:author="Truong Nhan" w:date="2021-05-28T17:54:00Z">
        <w:r w:rsidRPr="00BA2C92">
          <w:t xml:space="preserve">Biểu đồ usecase </w:t>
        </w:r>
      </w:ins>
    </w:p>
    <w:p w:rsidR="005703A6" w:rsidRDefault="005703A6">
      <w:pPr>
        <w:pStyle w:val="ListParagraph"/>
        <w:numPr>
          <w:ilvl w:val="2"/>
          <w:numId w:val="144"/>
        </w:numPr>
        <w:ind w:left="1800"/>
        <w:rPr>
          <w:ins w:id="253" w:author="Truong Nhan" w:date="2021-05-28T17:54:00Z"/>
        </w:rPr>
        <w:pPrChange w:id="254" w:author="Truong Nhan" w:date="2021-05-28T18:07:00Z">
          <w:pPr>
            <w:spacing w:before="80" w:after="80" w:line="312" w:lineRule="auto"/>
            <w:ind w:firstLine="709"/>
          </w:pPr>
        </w:pPrChange>
      </w:pPr>
      <w:ins w:id="255" w:author="Truong Nhan" w:date="2021-05-28T18:07:00Z">
        <w:r>
          <w:t>Biểu đồ usecase tổng quát</w:t>
        </w:r>
      </w:ins>
    </w:p>
    <w:p w:rsidR="005703A6" w:rsidRDefault="005703A6">
      <w:pPr>
        <w:pStyle w:val="ListParagraph"/>
        <w:numPr>
          <w:ilvl w:val="2"/>
          <w:numId w:val="144"/>
        </w:numPr>
        <w:ind w:left="1800"/>
        <w:rPr>
          <w:ins w:id="256" w:author="Truong Nhan" w:date="2021-05-28T17:50:00Z"/>
        </w:rPr>
        <w:pPrChange w:id="257" w:author="Truong Nhan" w:date="2021-05-28T17:59:00Z">
          <w:pPr>
            <w:spacing w:before="80" w:after="80" w:line="312" w:lineRule="auto"/>
            <w:ind w:firstLine="709"/>
          </w:pPr>
        </w:pPrChange>
      </w:pPr>
      <w:ins w:id="258" w:author="Truong Nhan" w:date="2021-05-28T17:54:00Z">
        <w:r>
          <w:t>Biểu</w:t>
        </w:r>
      </w:ins>
      <w:ins w:id="259" w:author="Truong Nhan" w:date="2021-05-28T17:50:00Z">
        <w:r>
          <w:t xml:space="preserve"> đồ usecase admin</w:t>
        </w:r>
      </w:ins>
    </w:p>
    <w:p w:rsidR="005703A6" w:rsidRDefault="005703A6">
      <w:pPr>
        <w:pStyle w:val="ListParagraph"/>
        <w:numPr>
          <w:ilvl w:val="2"/>
          <w:numId w:val="144"/>
        </w:numPr>
        <w:ind w:left="1800"/>
        <w:rPr>
          <w:ins w:id="260" w:author="Truong Nhan" w:date="2021-05-28T17:55:00Z"/>
        </w:rPr>
        <w:pPrChange w:id="261" w:author="Truong Nhan" w:date="2021-05-28T17:59:00Z">
          <w:pPr>
            <w:spacing w:before="80" w:after="80" w:line="312" w:lineRule="auto"/>
            <w:ind w:firstLine="709"/>
          </w:pPr>
        </w:pPrChange>
      </w:pPr>
      <w:ins w:id="262" w:author="Truong Nhan" w:date="2021-05-28T17:54:00Z">
        <w:r>
          <w:t>Biểu</w:t>
        </w:r>
      </w:ins>
      <w:ins w:id="263" w:author="Truong Nhan" w:date="2021-05-28T17:51:00Z">
        <w:r>
          <w:t xml:space="preserve"> đồ usecase người dùng</w:t>
        </w:r>
      </w:ins>
    </w:p>
    <w:p w:rsidR="005703A6" w:rsidRPr="00BA1812" w:rsidDel="00BA2C92" w:rsidRDefault="005703A6">
      <w:pPr>
        <w:numPr>
          <w:ilvl w:val="1"/>
          <w:numId w:val="147"/>
        </w:numPr>
        <w:ind w:left="1260" w:hanging="540"/>
        <w:rPr>
          <w:del w:id="264" w:author="Truong Nhan" w:date="2021-05-28T17:55:00Z"/>
        </w:rPr>
        <w:pPrChange w:id="265" w:author="Truong Nhan" w:date="2021-05-28T11:23:00Z">
          <w:pPr>
            <w:spacing w:before="80" w:after="80" w:line="312" w:lineRule="auto"/>
            <w:ind w:firstLine="709"/>
          </w:pPr>
        </w:pPrChange>
      </w:pPr>
      <w:ins w:id="266" w:author="Truong Nhan" w:date="2021-05-28T17:55:00Z">
        <w:r>
          <w:t xml:space="preserve">Biểu đồ </w:t>
        </w:r>
      </w:ins>
      <w:ins w:id="267" w:author="Truong Nhan" w:date="2021-05-28T17:58:00Z">
        <w:r>
          <w:t>tuần tự</w:t>
        </w:r>
      </w:ins>
      <w:del w:id="268" w:author="Truong Nhan" w:date="2021-05-28T10:45:00Z">
        <w:r w:rsidRPr="00BA1812" w:rsidDel="00074A68">
          <w:delText xml:space="preserve">các </w:delText>
        </w:r>
      </w:del>
    </w:p>
    <w:p w:rsidR="005703A6" w:rsidRDefault="005703A6">
      <w:pPr>
        <w:pStyle w:val="ListParagraph"/>
        <w:numPr>
          <w:ilvl w:val="1"/>
          <w:numId w:val="144"/>
        </w:numPr>
        <w:ind w:left="1260" w:hanging="540"/>
        <w:rPr>
          <w:ins w:id="269" w:author="Truong Nhan" w:date="2021-05-28T17:55:00Z"/>
        </w:rPr>
        <w:pPrChange w:id="270" w:author="Truong Nhan" w:date="2021-05-28T17:55:00Z">
          <w:pPr>
            <w:spacing w:before="80" w:after="80" w:line="312" w:lineRule="auto"/>
            <w:ind w:firstLine="709"/>
          </w:pPr>
        </w:pPrChange>
      </w:pPr>
    </w:p>
    <w:p w:rsidR="005703A6" w:rsidRDefault="005703A6">
      <w:pPr>
        <w:pStyle w:val="ListParagraph"/>
        <w:numPr>
          <w:ilvl w:val="2"/>
          <w:numId w:val="144"/>
        </w:numPr>
        <w:ind w:left="1800"/>
        <w:rPr>
          <w:ins w:id="271" w:author="Truong Nhan" w:date="2021-05-28T17:55:00Z"/>
        </w:rPr>
        <w:pPrChange w:id="272" w:author="Truong Nhan" w:date="2021-05-28T17:59:00Z">
          <w:pPr>
            <w:spacing w:before="80" w:after="80" w:line="312" w:lineRule="auto"/>
            <w:ind w:firstLine="709"/>
          </w:pPr>
        </w:pPrChange>
      </w:pPr>
      <w:ins w:id="273" w:author="Truong Nhan" w:date="2021-05-28T17:55:00Z">
        <w:r>
          <w:t xml:space="preserve">Biểu đồ </w:t>
        </w:r>
      </w:ins>
      <w:ins w:id="274" w:author="Truong Nhan" w:date="2021-05-28T18:00:00Z">
        <w:r>
          <w:t>tuần tự đăng nhập admin</w:t>
        </w:r>
      </w:ins>
    </w:p>
    <w:p w:rsidR="005703A6" w:rsidRDefault="005703A6">
      <w:pPr>
        <w:pStyle w:val="ListParagraph"/>
        <w:numPr>
          <w:ilvl w:val="2"/>
          <w:numId w:val="144"/>
        </w:numPr>
        <w:ind w:left="1800"/>
        <w:rPr>
          <w:ins w:id="275" w:author="Truong Nhan" w:date="2021-05-28T17:55:00Z"/>
        </w:rPr>
        <w:pPrChange w:id="276" w:author="Truong Nhan" w:date="2021-05-28T17:59:00Z">
          <w:pPr>
            <w:spacing w:before="80" w:after="80" w:line="312" w:lineRule="auto"/>
            <w:ind w:firstLine="709"/>
          </w:pPr>
        </w:pPrChange>
      </w:pPr>
      <w:ins w:id="277" w:author="Truong Nhan" w:date="2021-05-28T17:55:00Z">
        <w:r>
          <w:t xml:space="preserve">Biểu đồ </w:t>
        </w:r>
      </w:ins>
      <w:ins w:id="278" w:author="Truong Nhan" w:date="2021-05-28T18:00:00Z">
        <w:r>
          <w:t>tuần tự thêm sản phẩm</w:t>
        </w:r>
      </w:ins>
    </w:p>
    <w:p w:rsidR="005703A6" w:rsidRDefault="005703A6">
      <w:pPr>
        <w:pStyle w:val="ListParagraph"/>
        <w:numPr>
          <w:ilvl w:val="2"/>
          <w:numId w:val="144"/>
        </w:numPr>
        <w:ind w:left="1800"/>
        <w:rPr>
          <w:ins w:id="279" w:author="Truong Nhan" w:date="2021-05-28T17:55:00Z"/>
        </w:rPr>
        <w:pPrChange w:id="280" w:author="Truong Nhan" w:date="2021-05-28T17:59:00Z">
          <w:pPr>
            <w:spacing w:before="80" w:after="80" w:line="312" w:lineRule="auto"/>
            <w:ind w:firstLine="709"/>
          </w:pPr>
        </w:pPrChange>
      </w:pPr>
      <w:ins w:id="281" w:author="Truong Nhan" w:date="2021-05-28T17:55:00Z">
        <w:r>
          <w:lastRenderedPageBreak/>
          <w:t xml:space="preserve">Biểu đồ </w:t>
        </w:r>
      </w:ins>
      <w:ins w:id="282" w:author="Truong Nhan" w:date="2021-05-28T18:00:00Z">
        <w:r>
          <w:t>tuần tự chỉnh sửa sản phẩm</w:t>
        </w:r>
      </w:ins>
    </w:p>
    <w:p w:rsidR="005703A6" w:rsidRDefault="005703A6">
      <w:pPr>
        <w:pStyle w:val="ListParagraph"/>
        <w:numPr>
          <w:ilvl w:val="2"/>
          <w:numId w:val="144"/>
        </w:numPr>
        <w:ind w:left="1800"/>
        <w:rPr>
          <w:ins w:id="283" w:author="Truong Nhan" w:date="2021-05-28T17:55:00Z"/>
        </w:rPr>
        <w:pPrChange w:id="284" w:author="Truong Nhan" w:date="2021-05-28T17:59:00Z">
          <w:pPr>
            <w:spacing w:before="80" w:after="80" w:line="312" w:lineRule="auto"/>
            <w:ind w:firstLine="709"/>
          </w:pPr>
        </w:pPrChange>
      </w:pPr>
      <w:ins w:id="285" w:author="Truong Nhan" w:date="2021-05-28T17:55:00Z">
        <w:r>
          <w:t xml:space="preserve">Biểu đồ </w:t>
        </w:r>
      </w:ins>
      <w:ins w:id="286" w:author="Truong Nhan" w:date="2021-05-28T18:01:00Z">
        <w:r>
          <w:t>tuần tự xóa sản phẩm</w:t>
        </w:r>
      </w:ins>
    </w:p>
    <w:p w:rsidR="005703A6" w:rsidRDefault="005703A6">
      <w:pPr>
        <w:pStyle w:val="ListParagraph"/>
        <w:numPr>
          <w:ilvl w:val="2"/>
          <w:numId w:val="144"/>
        </w:numPr>
        <w:ind w:left="1800"/>
        <w:rPr>
          <w:ins w:id="287" w:author="Truong Nhan" w:date="2021-05-28T17:55:00Z"/>
        </w:rPr>
        <w:pPrChange w:id="288" w:author="Truong Nhan" w:date="2021-05-28T17:59:00Z">
          <w:pPr>
            <w:spacing w:before="80" w:after="80" w:line="312" w:lineRule="auto"/>
            <w:ind w:firstLine="709"/>
          </w:pPr>
        </w:pPrChange>
      </w:pPr>
      <w:ins w:id="289" w:author="Truong Nhan" w:date="2021-05-28T17:55:00Z">
        <w:r>
          <w:t xml:space="preserve">Biểu đồ </w:t>
        </w:r>
      </w:ins>
      <w:ins w:id="290" w:author="Truong Nhan" w:date="2021-05-28T18:01:00Z">
        <w:r>
          <w:t>tuần tự upload ảnh sản phẩm</w:t>
        </w:r>
      </w:ins>
    </w:p>
    <w:p w:rsidR="005703A6" w:rsidRDefault="005703A6">
      <w:pPr>
        <w:pStyle w:val="ListParagraph"/>
        <w:numPr>
          <w:ilvl w:val="2"/>
          <w:numId w:val="144"/>
        </w:numPr>
        <w:ind w:left="1800"/>
        <w:rPr>
          <w:ins w:id="291" w:author="Truong Nhan" w:date="2021-05-28T18:00:00Z"/>
        </w:rPr>
        <w:pPrChange w:id="292" w:author="Truong Nhan" w:date="2021-05-28T17:59:00Z">
          <w:pPr>
            <w:spacing w:before="80" w:after="80" w:line="312" w:lineRule="auto"/>
            <w:ind w:left="1069" w:firstLine="371"/>
          </w:pPr>
        </w:pPrChange>
      </w:pPr>
      <w:ins w:id="293" w:author="Truong Nhan" w:date="2021-05-28T17:55:00Z">
        <w:r>
          <w:t xml:space="preserve">Biểu đồ </w:t>
        </w:r>
      </w:ins>
      <w:ins w:id="294" w:author="Truong Nhan" w:date="2021-05-28T18:02:00Z">
        <w:r>
          <w:t>tuần tự duyệt đơn hàng</w:t>
        </w:r>
      </w:ins>
    </w:p>
    <w:p w:rsidR="005703A6" w:rsidRDefault="005703A6">
      <w:pPr>
        <w:pStyle w:val="ListParagraph"/>
        <w:numPr>
          <w:ilvl w:val="2"/>
          <w:numId w:val="144"/>
        </w:numPr>
        <w:ind w:left="1800"/>
        <w:rPr>
          <w:ins w:id="295" w:author="Truong Nhan" w:date="2021-05-28T18:05:00Z"/>
        </w:rPr>
        <w:pPrChange w:id="296" w:author="Truong Nhan" w:date="2021-05-28T18:00:00Z">
          <w:pPr>
            <w:spacing w:before="80" w:after="80" w:line="312" w:lineRule="auto"/>
            <w:ind w:left="1069" w:firstLine="371"/>
          </w:pPr>
        </w:pPrChange>
      </w:pPr>
      <w:ins w:id="297" w:author="Truong Nhan" w:date="2021-05-28T18:00:00Z">
        <w:r>
          <w:t xml:space="preserve">Biểu đồ </w:t>
        </w:r>
      </w:ins>
      <w:ins w:id="298" w:author="Truong Nhan" w:date="2021-05-28T18:02:00Z">
        <w:r>
          <w:t>tuần tự giỏ hàng</w:t>
        </w:r>
      </w:ins>
    </w:p>
    <w:p w:rsidR="005703A6" w:rsidRPr="000035BA" w:rsidRDefault="005703A6">
      <w:pPr>
        <w:pStyle w:val="ListParagraph"/>
        <w:numPr>
          <w:ilvl w:val="1"/>
          <w:numId w:val="144"/>
        </w:numPr>
        <w:ind w:left="1260" w:hanging="540"/>
        <w:rPr>
          <w:ins w:id="299" w:author="Truong Nhan" w:date="2021-05-28T17:55:00Z"/>
        </w:rPr>
        <w:pPrChange w:id="300" w:author="Truong Nhan" w:date="2021-05-28T18:05:00Z">
          <w:pPr>
            <w:spacing w:before="80" w:after="80" w:line="312" w:lineRule="auto"/>
            <w:ind w:left="1069" w:firstLine="371"/>
          </w:pPr>
        </w:pPrChange>
      </w:pPr>
      <w:ins w:id="301" w:author="Truong Nhan" w:date="2021-05-28T18:05:00Z">
        <w:r>
          <w:t xml:space="preserve">Biểu đồ </w:t>
        </w:r>
      </w:ins>
      <w:ins w:id="302" w:author="Truong Nhan" w:date="2021-05-28T18:06:00Z">
        <w:r>
          <w:t>ERD</w:t>
        </w:r>
      </w:ins>
    </w:p>
    <w:p w:rsidR="005703A6" w:rsidRDefault="005703A6" w:rsidP="00EB6FFB">
      <w:pPr>
        <w:ind w:firstLine="270"/>
        <w:rPr>
          <w:ins w:id="303" w:author="Truong Nhan" w:date="2021-05-28T11:21:00Z"/>
          <w:i/>
        </w:rPr>
      </w:pPr>
      <w:r w:rsidRPr="00911E6D">
        <w:t xml:space="preserve">Chương 3. </w:t>
      </w:r>
      <w:r w:rsidRPr="003B11B1">
        <w:rPr>
          <w:i/>
        </w:rPr>
        <w:t>Xây dựng</w:t>
      </w:r>
      <w:ins w:id="304" w:author="Truong Nhan" w:date="2021-05-28T10:47:00Z">
        <w:r>
          <w:rPr>
            <w:i/>
          </w:rPr>
          <w:t xml:space="preserve"> website bán đồng hồ </w:t>
        </w:r>
      </w:ins>
    </w:p>
    <w:p w:rsidR="005703A6" w:rsidRPr="00EB6FFB" w:rsidRDefault="005703A6">
      <w:pPr>
        <w:pStyle w:val="ListParagraph"/>
        <w:numPr>
          <w:ilvl w:val="1"/>
          <w:numId w:val="152"/>
        </w:numPr>
        <w:ind w:left="1260" w:hanging="540"/>
        <w:rPr>
          <w:ins w:id="305" w:author="Truong Nhan" w:date="2021-05-28T11:21:00Z"/>
          <w:i/>
        </w:rPr>
        <w:pPrChange w:id="306" w:author="Truong Nhan" w:date="2021-05-28T11:21:00Z">
          <w:pPr>
            <w:spacing w:before="80" w:after="80" w:line="312" w:lineRule="auto"/>
            <w:ind w:firstLine="709"/>
          </w:pPr>
        </w:pPrChange>
      </w:pPr>
      <w:ins w:id="307" w:author="Truong Nhan" w:date="2021-05-28T11:21:00Z">
        <w:r w:rsidRPr="00EB6FFB">
          <w:rPr>
            <w:i/>
          </w:rPr>
          <w:t>Xây dừng giao diện admin</w:t>
        </w:r>
      </w:ins>
    </w:p>
    <w:p w:rsidR="005703A6" w:rsidRPr="00EB6FFB" w:rsidRDefault="005703A6">
      <w:pPr>
        <w:pStyle w:val="ListParagraph"/>
        <w:numPr>
          <w:ilvl w:val="1"/>
          <w:numId w:val="152"/>
        </w:numPr>
        <w:ind w:left="1260" w:hanging="540"/>
        <w:rPr>
          <w:ins w:id="308" w:author="Truong Nhan" w:date="2021-05-28T11:24:00Z"/>
          <w:i/>
        </w:rPr>
        <w:pPrChange w:id="309" w:author="Truong Nhan" w:date="2021-05-28T11:21:00Z">
          <w:pPr>
            <w:spacing w:before="80" w:after="80" w:line="312" w:lineRule="auto"/>
            <w:ind w:firstLine="709"/>
          </w:pPr>
        </w:pPrChange>
      </w:pPr>
      <w:ins w:id="310" w:author="Truong Nhan" w:date="2021-05-28T11:21:00Z">
        <w:r w:rsidRPr="00EB6FFB">
          <w:rPr>
            <w:i/>
          </w:rPr>
          <w:t>Xây dụng giai diện người dùng</w:t>
        </w:r>
      </w:ins>
    </w:p>
    <w:p w:rsidR="005703A6" w:rsidRPr="00EB6FFB" w:rsidRDefault="005703A6">
      <w:pPr>
        <w:pStyle w:val="ListParagraph"/>
        <w:numPr>
          <w:ilvl w:val="1"/>
          <w:numId w:val="152"/>
        </w:numPr>
        <w:ind w:left="1260" w:hanging="540"/>
        <w:rPr>
          <w:ins w:id="311" w:author="Truong Nhan" w:date="2021-05-28T11:21:00Z"/>
          <w:i/>
        </w:rPr>
        <w:pPrChange w:id="312" w:author="Truong Nhan" w:date="2021-05-28T11:21:00Z">
          <w:pPr>
            <w:spacing w:before="80" w:after="80" w:line="312" w:lineRule="auto"/>
            <w:ind w:firstLine="709"/>
          </w:pPr>
        </w:pPrChange>
      </w:pPr>
      <w:ins w:id="313" w:author="Truong Nhan" w:date="2021-05-28T11:24:00Z">
        <w:r w:rsidRPr="00EB6FFB">
          <w:rPr>
            <w:i/>
          </w:rPr>
          <w:t>Xây dựng các chức năng của người dùng và admin</w:t>
        </w:r>
      </w:ins>
    </w:p>
    <w:p w:rsidR="005703A6" w:rsidRPr="00EB6FFB" w:rsidRDefault="005703A6">
      <w:pPr>
        <w:pStyle w:val="ListParagraph"/>
        <w:numPr>
          <w:ilvl w:val="1"/>
          <w:numId w:val="152"/>
        </w:numPr>
        <w:ind w:left="1260" w:hanging="540"/>
        <w:rPr>
          <w:i/>
          <w:rPrChange w:id="314" w:author="Truong Nhan" w:date="2021-05-28T11:33:00Z">
            <w:rPr/>
          </w:rPrChange>
        </w:rPr>
        <w:pPrChange w:id="315" w:author="Truong Nhan" w:date="2021-05-28T11:33:00Z">
          <w:pPr>
            <w:spacing w:before="80" w:after="80" w:line="312" w:lineRule="auto"/>
            <w:ind w:firstLine="709"/>
          </w:pPr>
        </w:pPrChange>
      </w:pPr>
      <w:ins w:id="316" w:author="Truong Nhan" w:date="2021-05-28T11:32:00Z">
        <w:r w:rsidRPr="00EB6FFB">
          <w:rPr>
            <w:i/>
          </w:rPr>
          <w:t xml:space="preserve">Hoàn thiện sản phẩm </w:t>
        </w:r>
      </w:ins>
      <w:del w:id="317" w:author="Truong Nhan" w:date="2021-05-28T10:47:00Z">
        <w:r w:rsidRPr="00EB6FFB" w:rsidDel="00146F75">
          <w:rPr>
            <w:i/>
          </w:rPr>
          <w:delText xml:space="preserve"> … </w:delText>
        </w:r>
        <w:r w:rsidRPr="00D12EED" w:rsidDel="00146F75">
          <w:delText>Ch</w:delText>
        </w:r>
        <w:r w:rsidRPr="00D12EED" w:rsidDel="00146F75">
          <w:rPr>
            <w:rFonts w:hint="eastAsia"/>
          </w:rPr>
          <w:delText>ươ</w:delText>
        </w:r>
        <w:r w:rsidRPr="00D12EED" w:rsidDel="00146F75">
          <w:delText xml:space="preserve">ng này </w:delText>
        </w:r>
        <w:r w:rsidRPr="00D12EED" w:rsidDel="00146F75">
          <w:rPr>
            <w:rFonts w:hint="eastAsia"/>
          </w:rPr>
          <w:delText>đ</w:delText>
        </w:r>
        <w:r w:rsidRPr="00D12EED" w:rsidDel="00146F75">
          <w:delText>ề xuất…</w:delText>
        </w:r>
      </w:del>
    </w:p>
    <w:p w:rsidR="005703A6" w:rsidRDefault="005703A6" w:rsidP="00EB6FFB">
      <w:pPr>
        <w:ind w:firstLine="270"/>
        <w:rPr>
          <w:ins w:id="318" w:author="Truong Nhan" w:date="2021-05-28T11:25:00Z"/>
        </w:rPr>
      </w:pPr>
      <w:r>
        <w:t xml:space="preserve">Cuối cùng là </w:t>
      </w:r>
      <w:r w:rsidRPr="004F63A0">
        <w:rPr>
          <w:i/>
        </w:rPr>
        <w:t>Kết luận</w:t>
      </w:r>
      <w:r>
        <w:t xml:space="preserve">, </w:t>
      </w:r>
      <w:r w:rsidRPr="004F63A0">
        <w:rPr>
          <w:i/>
        </w:rPr>
        <w:t>Tài liệu tham khảo</w:t>
      </w:r>
      <w:r>
        <w:t xml:space="preserve"> và </w:t>
      </w:r>
      <w:r w:rsidRPr="004F63A0">
        <w:rPr>
          <w:i/>
        </w:rPr>
        <w:t>Phụ lục</w:t>
      </w:r>
      <w:r>
        <w:t xml:space="preserve"> liên quan đến đề tài.</w:t>
      </w:r>
    </w:p>
    <w:p w:rsidR="005703A6" w:rsidRDefault="005703A6" w:rsidP="005703A6">
      <w:pPr>
        <w:spacing w:before="80" w:after="80" w:line="312" w:lineRule="auto"/>
        <w:ind w:firstLine="709"/>
        <w:rPr>
          <w:ins w:id="319" w:author="Truong Nhan" w:date="2021-05-28T11:25:00Z"/>
          <w:szCs w:val="26"/>
        </w:rPr>
      </w:pPr>
    </w:p>
    <w:p w:rsidR="005703A6" w:rsidRPr="00911E6D" w:rsidRDefault="005703A6" w:rsidP="005703A6">
      <w:pPr>
        <w:spacing w:before="80" w:after="80" w:line="312" w:lineRule="auto"/>
        <w:ind w:firstLine="709"/>
        <w:rPr>
          <w:szCs w:val="26"/>
        </w:rPr>
      </w:pPr>
    </w:p>
    <w:p w:rsidR="005703A6" w:rsidRDefault="005703A6" w:rsidP="005703A6">
      <w:pPr>
        <w:pStyle w:val="Heading1"/>
        <w:spacing w:before="600" w:after="600" w:line="312" w:lineRule="auto"/>
        <w:jc w:val="center"/>
        <w:rPr>
          <w:b/>
          <w:i w:val="0"/>
          <w:sz w:val="32"/>
          <w:szCs w:val="32"/>
        </w:rPr>
      </w:pPr>
      <w:r w:rsidRPr="00911E6D">
        <w:rPr>
          <w:b/>
          <w:i w:val="0"/>
          <w:sz w:val="32"/>
          <w:szCs w:val="32"/>
        </w:rPr>
        <w:br w:type="page"/>
      </w:r>
    </w:p>
    <w:p w:rsidR="00606596" w:rsidRPr="00C7544E" w:rsidRDefault="00337D63" w:rsidP="00B76F10">
      <w:pPr>
        <w:pStyle w:val="Heading1"/>
        <w:spacing w:before="600" w:after="600" w:line="312" w:lineRule="auto"/>
        <w:jc w:val="center"/>
        <w:rPr>
          <w:b/>
          <w:i w:val="0"/>
          <w:sz w:val="36"/>
          <w:szCs w:val="36"/>
        </w:rPr>
      </w:pPr>
      <w:bookmarkStart w:id="320" w:name="_Toc73185195"/>
      <w:r w:rsidRPr="00C7544E">
        <w:rPr>
          <w:b/>
          <w:i w:val="0"/>
          <w:sz w:val="36"/>
          <w:szCs w:val="36"/>
        </w:rPr>
        <w:lastRenderedPageBreak/>
        <w:t>Chương 1.</w:t>
      </w:r>
      <w:r w:rsidR="00C9702A" w:rsidRPr="00C7544E">
        <w:rPr>
          <w:b/>
          <w:i w:val="0"/>
          <w:sz w:val="36"/>
          <w:szCs w:val="36"/>
        </w:rPr>
        <w:t xml:space="preserve"> TỔNG QUAN VỀ </w:t>
      </w:r>
      <w:del w:id="321" w:author="Truong Nhan" w:date="2021-05-28T16:45:00Z">
        <w:r w:rsidR="003B11B1" w:rsidRPr="00C7544E" w:rsidDel="00DC58DA">
          <w:rPr>
            <w:b/>
            <w:i w:val="0"/>
            <w:sz w:val="36"/>
            <w:szCs w:val="36"/>
          </w:rPr>
          <w:delText>…</w:delText>
        </w:r>
      </w:del>
      <w:bookmarkEnd w:id="104"/>
      <w:bookmarkEnd w:id="105"/>
      <w:bookmarkEnd w:id="106"/>
      <w:bookmarkEnd w:id="107"/>
      <w:bookmarkEnd w:id="108"/>
      <w:bookmarkEnd w:id="109"/>
      <w:bookmarkEnd w:id="110"/>
      <w:ins w:id="322" w:author="Truong Nhan" w:date="2021-05-28T16:45:00Z">
        <w:r w:rsidR="00DC58DA" w:rsidRPr="00C7544E">
          <w:rPr>
            <w:b/>
            <w:i w:val="0"/>
            <w:sz w:val="36"/>
            <w:szCs w:val="36"/>
          </w:rPr>
          <w:t>NGÔN NGỮ VÀ CSDL MYSQL</w:t>
        </w:r>
      </w:ins>
      <w:bookmarkEnd w:id="320"/>
    </w:p>
    <w:p w:rsidR="008416C2" w:rsidRPr="008416C2" w:rsidRDefault="008416C2" w:rsidP="008416C2">
      <w:pPr>
        <w:ind w:firstLine="0"/>
      </w:pPr>
    </w:p>
    <w:p w:rsidR="00BE5793" w:rsidRPr="00750B87" w:rsidDel="008738F0" w:rsidRDefault="00BE5793" w:rsidP="00BE5793">
      <w:pPr>
        <w:spacing w:before="80" w:after="600" w:line="312" w:lineRule="auto"/>
        <w:ind w:firstLine="709"/>
        <w:rPr>
          <w:del w:id="323" w:author="Truong Nhan" w:date="2021-05-28T17:04:00Z"/>
          <w:i/>
          <w:color w:val="FF0000"/>
          <w:szCs w:val="26"/>
        </w:rPr>
      </w:pPr>
      <w:bookmarkStart w:id="324" w:name="_Toc6684074"/>
      <w:bookmarkStart w:id="325" w:name="_Toc6684135"/>
      <w:bookmarkStart w:id="326" w:name="_Toc6688603"/>
      <w:bookmarkStart w:id="327" w:name="_Toc7253369"/>
      <w:bookmarkStart w:id="328" w:name="_Toc7978876"/>
      <w:bookmarkStart w:id="329" w:name="_Toc8806002"/>
      <w:bookmarkStart w:id="330" w:name="_Toc9016569"/>
      <w:del w:id="331" w:author="Truong Nhan" w:date="2021-05-28T17:04:00Z">
        <w:r w:rsidRPr="00750B87" w:rsidDel="008738F0">
          <w:rPr>
            <w:i/>
            <w:color w:val="FF0000"/>
            <w:szCs w:val="26"/>
          </w:rPr>
          <w:delText xml:space="preserve">Chương này trình bày khái niệm, </w:delText>
        </w:r>
        <w:r w:rsidR="005C10B1" w:rsidRPr="00750B87" w:rsidDel="008738F0">
          <w:rPr>
            <w:i/>
            <w:color w:val="FF0000"/>
            <w:szCs w:val="26"/>
          </w:rPr>
          <w:delText>nêu các kiến thức, ngôn ngữ, công cụ,…sẽ sử dụng</w:delText>
        </w:r>
      </w:del>
    </w:p>
    <w:p w:rsidR="00F60505" w:rsidRPr="008416C2" w:rsidRDefault="001D639D" w:rsidP="00320C61">
      <w:pPr>
        <w:pStyle w:val="Heading2"/>
        <w:spacing w:before="80" w:after="80" w:line="312" w:lineRule="auto"/>
        <w:rPr>
          <w:sz w:val="32"/>
          <w:szCs w:val="32"/>
        </w:rPr>
      </w:pPr>
      <w:bookmarkStart w:id="332" w:name="_Toc73185196"/>
      <w:r w:rsidRPr="00727A3C">
        <w:rPr>
          <w:szCs w:val="26"/>
        </w:rPr>
        <w:t>1.</w:t>
      </w:r>
      <w:r w:rsidR="00276627" w:rsidRPr="00727A3C">
        <w:rPr>
          <w:szCs w:val="26"/>
        </w:rPr>
        <w:t xml:space="preserve"> </w:t>
      </w:r>
      <w:bookmarkEnd w:id="324"/>
      <w:bookmarkEnd w:id="325"/>
      <w:bookmarkEnd w:id="326"/>
      <w:bookmarkEnd w:id="327"/>
      <w:bookmarkEnd w:id="328"/>
      <w:bookmarkEnd w:id="329"/>
      <w:bookmarkEnd w:id="330"/>
      <w:del w:id="333" w:author="Truong Nhan" w:date="2021-05-28T16:54:00Z">
        <w:r w:rsidR="003358B2" w:rsidRPr="008416C2" w:rsidDel="000F4D0F">
          <w:rPr>
            <w:sz w:val="32"/>
            <w:szCs w:val="32"/>
          </w:rPr>
          <w:delText>AAAAAAA</w:delText>
        </w:r>
      </w:del>
      <w:ins w:id="334" w:author="Truong Nhan" w:date="2021-05-28T16:54:00Z">
        <w:r w:rsidR="000F4D0F" w:rsidRPr="008416C2">
          <w:rPr>
            <w:sz w:val="32"/>
            <w:szCs w:val="32"/>
          </w:rPr>
          <w:t>Ngôn ngữ PHP</w:t>
        </w:r>
      </w:ins>
      <w:bookmarkEnd w:id="332"/>
    </w:p>
    <w:p w:rsidR="00F60505" w:rsidRPr="008416C2" w:rsidRDefault="001D639D">
      <w:pPr>
        <w:pStyle w:val="StyleHeading3TimesNewRomanJustifiedBefore4ptAfter"/>
        <w:ind w:left="270"/>
        <w:rPr>
          <w:ins w:id="335" w:author="Truong Nhan" w:date="2021-05-28T16:56:00Z"/>
          <w:sz w:val="32"/>
          <w:szCs w:val="32"/>
        </w:rPr>
        <w:pPrChange w:id="336" w:author="Truong Nhan" w:date="2021-05-28T17:21:00Z">
          <w:pPr>
            <w:pStyle w:val="StyleHeading3TimesNewRomanJustifiedBefore4ptAfter"/>
          </w:pPr>
        </w:pPrChange>
      </w:pPr>
      <w:bookmarkStart w:id="337" w:name="_Toc6684075"/>
      <w:bookmarkStart w:id="338" w:name="_Toc6684136"/>
      <w:bookmarkStart w:id="339" w:name="_Toc6688604"/>
      <w:bookmarkStart w:id="340" w:name="_Toc7253370"/>
      <w:bookmarkStart w:id="341" w:name="_Toc7978877"/>
      <w:bookmarkStart w:id="342" w:name="_Toc8806003"/>
      <w:bookmarkStart w:id="343" w:name="_Toc9016570"/>
      <w:bookmarkStart w:id="344" w:name="_Toc73185197"/>
      <w:r w:rsidRPr="008416C2">
        <w:rPr>
          <w:sz w:val="32"/>
          <w:szCs w:val="32"/>
        </w:rPr>
        <w:t xml:space="preserve">1.1. </w:t>
      </w:r>
      <w:bookmarkEnd w:id="337"/>
      <w:bookmarkEnd w:id="338"/>
      <w:bookmarkEnd w:id="339"/>
      <w:bookmarkEnd w:id="340"/>
      <w:bookmarkEnd w:id="341"/>
      <w:bookmarkEnd w:id="342"/>
      <w:bookmarkEnd w:id="343"/>
      <w:del w:id="345" w:author="Truong Nhan" w:date="2021-05-28T16:54:00Z">
        <w:r w:rsidR="003358B2" w:rsidRPr="008416C2" w:rsidDel="000F4D0F">
          <w:rPr>
            <w:sz w:val="32"/>
            <w:szCs w:val="32"/>
          </w:rPr>
          <w:delText>aaaaaaaa111</w:delText>
        </w:r>
      </w:del>
      <w:ins w:id="346" w:author="Truong Nhan" w:date="2021-05-28T16:54:00Z">
        <w:r w:rsidR="000F4D0F" w:rsidRPr="008416C2">
          <w:rPr>
            <w:sz w:val="32"/>
            <w:szCs w:val="32"/>
          </w:rPr>
          <w:t>Khái niệm PHP là gì</w:t>
        </w:r>
        <w:bookmarkEnd w:id="344"/>
        <w:r w:rsidR="000F4D0F" w:rsidRPr="008416C2">
          <w:rPr>
            <w:sz w:val="32"/>
            <w:szCs w:val="32"/>
          </w:rPr>
          <w:t xml:space="preserve"> </w:t>
        </w:r>
      </w:ins>
    </w:p>
    <w:p w:rsidR="008738F0" w:rsidRPr="008416C2" w:rsidRDefault="008738F0">
      <w:pPr>
        <w:rPr>
          <w:ins w:id="347" w:author="Truong Nhan" w:date="2021-05-28T16:56:00Z"/>
        </w:rPr>
        <w:pPrChange w:id="348" w:author="Truong Nhan" w:date="2021-05-28T17:21:00Z">
          <w:pPr>
            <w:pStyle w:val="NormalWeb"/>
            <w:spacing w:before="0" w:beforeAutospacing="0" w:after="0" w:afterAutospacing="0" w:line="390" w:lineRule="atLeast"/>
          </w:pPr>
        </w:pPrChange>
      </w:pPr>
      <w:ins w:id="349" w:author="Truong Nhan" w:date="2021-05-28T17:01:00Z">
        <w:r w:rsidRPr="008416C2">
          <w:rPr>
            <w:rPrChange w:id="350" w:author="Truong Nhan" w:date="2021-05-28T17:03:00Z">
              <w:rPr>
                <w:b/>
              </w:rPr>
            </w:rPrChange>
          </w:rPr>
          <w:t>PHP - Hypertext Preprocessor hiểu ra tiếng việt PHP là bộ xử lý siêu v</w:t>
        </w:r>
        <w:r w:rsidRPr="008416C2">
          <w:rPr>
            <w:rFonts w:hint="eastAsia"/>
            <w:rPrChange w:id="351" w:author="Truong Nhan" w:date="2021-05-28T17:03:00Z">
              <w:rPr>
                <w:rFonts w:hint="eastAsia"/>
                <w:b/>
              </w:rPr>
            </w:rPrChange>
          </w:rPr>
          <w:t>ă</w:t>
        </w:r>
        <w:r w:rsidRPr="008416C2">
          <w:rPr>
            <w:rPrChange w:id="352" w:author="Truong Nhan" w:date="2021-05-28T17:03:00Z">
              <w:rPr>
                <w:b/>
              </w:rPr>
            </w:rPrChange>
          </w:rPr>
          <w:t>n bản tr</w:t>
        </w:r>
        <w:r w:rsidRPr="008416C2">
          <w:rPr>
            <w:rFonts w:hint="eastAsia"/>
            <w:rPrChange w:id="353" w:author="Truong Nhan" w:date="2021-05-28T17:03:00Z">
              <w:rPr>
                <w:rFonts w:hint="eastAsia"/>
                <w:b/>
              </w:rPr>
            </w:rPrChange>
          </w:rPr>
          <w:t>ư</w:t>
        </w:r>
        <w:r w:rsidRPr="008416C2">
          <w:rPr>
            <w:rPrChange w:id="354" w:author="Truong Nhan" w:date="2021-05-28T17:03:00Z">
              <w:rPr>
                <w:b/>
              </w:rPr>
            </w:rPrChange>
          </w:rPr>
          <w:t xml:space="preserve">ớc </w:t>
        </w:r>
        <w:r w:rsidRPr="008416C2">
          <w:rPr>
            <w:rFonts w:hint="eastAsia"/>
            <w:rPrChange w:id="355" w:author="Truong Nhan" w:date="2021-05-28T17:03:00Z">
              <w:rPr>
                <w:rFonts w:hint="eastAsia"/>
                <w:b/>
              </w:rPr>
            </w:rPrChange>
          </w:rPr>
          <w:t>đó</w:t>
        </w:r>
        <w:r w:rsidRPr="008416C2">
          <w:rPr>
            <w:rPrChange w:id="356" w:author="Truong Nhan" w:date="2021-05-28T17:03:00Z">
              <w:rPr>
                <w:b/>
              </w:rPr>
            </w:rPrChange>
          </w:rPr>
          <w:t xml:space="preserve"> </w:t>
        </w:r>
        <w:r w:rsidRPr="008416C2">
          <w:rPr>
            <w:rFonts w:hint="eastAsia"/>
            <w:rPrChange w:id="357" w:author="Truong Nhan" w:date="2021-05-28T17:03:00Z">
              <w:rPr>
                <w:rFonts w:hint="eastAsia"/>
                <w:b/>
              </w:rPr>
            </w:rPrChange>
          </w:rPr>
          <w:t>đư</w:t>
        </w:r>
        <w:r w:rsidRPr="008416C2">
          <w:rPr>
            <w:rPrChange w:id="358" w:author="Truong Nhan" w:date="2021-05-28T17:03:00Z">
              <w:rPr>
                <w:b/>
              </w:rPr>
            </w:rPrChange>
          </w:rPr>
          <w:t xml:space="preserve">ợc viết là Personal Home Pages – trang chủ cá nhân. </w:t>
        </w:r>
        <w:r w:rsidRPr="008416C2">
          <w:rPr>
            <w:rFonts w:hint="eastAsia"/>
            <w:rPrChange w:id="359" w:author="Truong Nhan" w:date="2021-05-28T17:03:00Z">
              <w:rPr>
                <w:rFonts w:hint="eastAsia"/>
                <w:b/>
              </w:rPr>
            </w:rPrChange>
          </w:rPr>
          <w:t>Đâ</w:t>
        </w:r>
        <w:r w:rsidRPr="008416C2">
          <w:rPr>
            <w:rPrChange w:id="360" w:author="Truong Nhan" w:date="2021-05-28T17:03:00Z">
              <w:rPr>
                <w:b/>
              </w:rPr>
            </w:rPrChange>
          </w:rPr>
          <w:t xml:space="preserve">y là ngôn ngữ lập trình </w:t>
        </w:r>
        <w:r w:rsidRPr="008416C2">
          <w:rPr>
            <w:rFonts w:hint="eastAsia"/>
            <w:rPrChange w:id="361" w:author="Truong Nhan" w:date="2021-05-28T17:03:00Z">
              <w:rPr>
                <w:rFonts w:hint="eastAsia"/>
                <w:b/>
              </w:rPr>
            </w:rPrChange>
          </w:rPr>
          <w:t>đư</w:t>
        </w:r>
        <w:r w:rsidRPr="008416C2">
          <w:rPr>
            <w:rPrChange w:id="362" w:author="Truong Nhan" w:date="2021-05-28T17:03:00Z">
              <w:rPr>
                <w:b/>
              </w:rPr>
            </w:rPrChange>
          </w:rPr>
          <w:t xml:space="preserve">ợc sử dụng chủ yếu trong việc phát triển các ứng dụng bằng một loạt các mã lệnh </w:t>
        </w:r>
        <w:r w:rsidRPr="008416C2">
          <w:rPr>
            <w:rFonts w:hint="eastAsia"/>
            <w:rPrChange w:id="363" w:author="Truong Nhan" w:date="2021-05-28T17:03:00Z">
              <w:rPr>
                <w:rFonts w:hint="eastAsia"/>
                <w:b/>
              </w:rPr>
            </w:rPrChange>
          </w:rPr>
          <w:t>đư</w:t>
        </w:r>
        <w:r w:rsidRPr="008416C2">
          <w:rPr>
            <w:rPrChange w:id="364" w:author="Truong Nhan" w:date="2021-05-28T17:03:00Z">
              <w:rPr>
                <w:b/>
              </w:rPr>
            </w:rPrChange>
          </w:rPr>
          <w:t xml:space="preserve">ợc viết cho máy chủ hay các mã nguồn mở, dùng trong mục </w:t>
        </w:r>
        <w:r w:rsidRPr="008416C2">
          <w:rPr>
            <w:rFonts w:hint="eastAsia"/>
            <w:rPrChange w:id="365" w:author="Truong Nhan" w:date="2021-05-28T17:03:00Z">
              <w:rPr>
                <w:rFonts w:hint="eastAsia"/>
                <w:b/>
              </w:rPr>
            </w:rPrChange>
          </w:rPr>
          <w:t>đí</w:t>
        </w:r>
        <w:r w:rsidRPr="008416C2">
          <w:rPr>
            <w:rPrChange w:id="366" w:author="Truong Nhan" w:date="2021-05-28T17:03:00Z">
              <w:rPr>
                <w:b/>
              </w:rPr>
            </w:rPrChange>
          </w:rPr>
          <w:t xml:space="preserve">ch phát triển các ứng dụng trang web, các trang web tĩnh hay trang web </w:t>
        </w:r>
        <w:r w:rsidRPr="008416C2">
          <w:rPr>
            <w:rFonts w:hint="eastAsia"/>
            <w:rPrChange w:id="367" w:author="Truong Nhan" w:date="2021-05-28T17:03:00Z">
              <w:rPr>
                <w:rFonts w:hint="eastAsia"/>
                <w:b/>
              </w:rPr>
            </w:rPrChange>
          </w:rPr>
          <w:t>đ</w:t>
        </w:r>
        <w:r w:rsidRPr="008416C2">
          <w:rPr>
            <w:rPrChange w:id="368" w:author="Truong Nhan" w:date="2021-05-28T17:03:00Z">
              <w:rPr>
                <w:b/>
              </w:rPr>
            </w:rPrChange>
          </w:rPr>
          <w:t xml:space="preserve">ộng. Các tệp lệnh PHP chỉ có thể </w:t>
        </w:r>
        <w:r w:rsidRPr="008416C2">
          <w:rPr>
            <w:rFonts w:hint="eastAsia"/>
            <w:rPrChange w:id="369" w:author="Truong Nhan" w:date="2021-05-28T17:03:00Z">
              <w:rPr>
                <w:rFonts w:hint="eastAsia"/>
                <w:b/>
              </w:rPr>
            </w:rPrChange>
          </w:rPr>
          <w:t>đư</w:t>
        </w:r>
        <w:r w:rsidRPr="008416C2">
          <w:rPr>
            <w:rPrChange w:id="370" w:author="Truong Nhan" w:date="2021-05-28T17:03:00Z">
              <w:rPr>
                <w:b/>
              </w:rPr>
            </w:rPrChange>
          </w:rPr>
          <w:t xml:space="preserve">ợc diễn giải trên một máy chủ </w:t>
        </w:r>
        <w:r w:rsidRPr="008416C2">
          <w:rPr>
            <w:rFonts w:hint="eastAsia"/>
            <w:rPrChange w:id="371" w:author="Truong Nhan" w:date="2021-05-28T17:03:00Z">
              <w:rPr>
                <w:rFonts w:hint="eastAsia"/>
                <w:b/>
              </w:rPr>
            </w:rPrChange>
          </w:rPr>
          <w:t>đã</w:t>
        </w:r>
        <w:r w:rsidRPr="008416C2">
          <w:rPr>
            <w:rPrChange w:id="372" w:author="Truong Nhan" w:date="2021-05-28T17:03:00Z">
              <w:rPr>
                <w:b/>
              </w:rPr>
            </w:rPrChange>
          </w:rPr>
          <w:t xml:space="preserve"> cài </w:t>
        </w:r>
        <w:r w:rsidRPr="008416C2">
          <w:rPr>
            <w:rFonts w:hint="eastAsia"/>
            <w:rPrChange w:id="373" w:author="Truong Nhan" w:date="2021-05-28T17:03:00Z">
              <w:rPr>
                <w:rFonts w:hint="eastAsia"/>
                <w:b/>
              </w:rPr>
            </w:rPrChange>
          </w:rPr>
          <w:t>đ</w:t>
        </w:r>
        <w:r w:rsidRPr="008416C2">
          <w:rPr>
            <w:rPrChange w:id="374" w:author="Truong Nhan" w:date="2021-05-28T17:03:00Z">
              <w:rPr>
                <w:b/>
              </w:rPr>
            </w:rPrChange>
          </w:rPr>
          <w:t xml:space="preserve">ặt PHP. Một tệp lệnh PHP chứa các thẻ PHP </w:t>
        </w:r>
        <w:r w:rsidRPr="008416C2">
          <w:rPr>
            <w:rFonts w:hint="eastAsia"/>
            <w:rPrChange w:id="375" w:author="Truong Nhan" w:date="2021-05-28T17:03:00Z">
              <w:rPr>
                <w:rFonts w:hint="eastAsia"/>
                <w:b/>
              </w:rPr>
            </w:rPrChange>
          </w:rPr>
          <w:t>đư</w:t>
        </w:r>
        <w:r w:rsidRPr="008416C2">
          <w:rPr>
            <w:rPrChange w:id="376" w:author="Truong Nhan" w:date="2021-05-28T17:03:00Z">
              <w:rPr>
                <w:b/>
              </w:rPr>
            </w:rPrChange>
          </w:rPr>
          <w:t xml:space="preserve">ợc kết thúc bằng </w:t>
        </w:r>
        <w:r w:rsidRPr="008416C2">
          <w:rPr>
            <w:rFonts w:hint="eastAsia"/>
            <w:rPrChange w:id="377" w:author="Truong Nhan" w:date="2021-05-28T17:03:00Z">
              <w:rPr>
                <w:rFonts w:hint="eastAsia"/>
                <w:b/>
              </w:rPr>
            </w:rPrChange>
          </w:rPr>
          <w:t>đ</w:t>
        </w:r>
        <w:r w:rsidRPr="008416C2">
          <w:rPr>
            <w:rPrChange w:id="378" w:author="Truong Nhan" w:date="2021-05-28T17:03:00Z">
              <w:rPr>
                <w:b/>
              </w:rPr>
            </w:rPrChange>
          </w:rPr>
          <w:t>uôi “.php”.</w:t>
        </w:r>
      </w:ins>
    </w:p>
    <w:p w:rsidR="000F4D0F" w:rsidRPr="008416C2" w:rsidRDefault="008738F0">
      <w:pPr>
        <w:rPr>
          <w:ins w:id="379" w:author="Truong Nhan" w:date="2021-05-28T16:57:00Z"/>
          <w:spacing w:val="5"/>
          <w:rPrChange w:id="380" w:author="Truong Nhan" w:date="2021-05-28T17:03:00Z">
            <w:rPr>
              <w:ins w:id="381" w:author="Truong Nhan" w:date="2021-05-28T16:57:00Z"/>
              <w:rFonts w:ascii="Arial" w:hAnsi="Arial" w:cs="Arial"/>
              <w:color w:val="36344D"/>
              <w:spacing w:val="5"/>
              <w:sz w:val="27"/>
              <w:szCs w:val="27"/>
            </w:rPr>
          </w:rPrChange>
        </w:rPr>
        <w:pPrChange w:id="382" w:author="Truong Nhan" w:date="2021-05-28T17:21:00Z">
          <w:pPr>
            <w:pStyle w:val="NormalWeb"/>
            <w:spacing w:before="0" w:beforeAutospacing="0" w:after="0" w:afterAutospacing="0" w:line="390" w:lineRule="atLeast"/>
          </w:pPr>
        </w:pPrChange>
      </w:pPr>
      <w:ins w:id="383" w:author="Truong Nhan" w:date="2021-05-28T17:02:00Z">
        <w:r w:rsidRPr="008416C2">
          <w:t xml:space="preserve">Ngôn ngữ lập trình PHP phù hợp với các web </w:t>
        </w:r>
        <w:r w:rsidRPr="008416C2">
          <w:rPr>
            <w:rFonts w:hint="eastAsia"/>
          </w:rPr>
          <w:t>đ</w:t>
        </w:r>
        <w:r w:rsidRPr="008416C2">
          <w:t xml:space="preserve">ể có thể dễ dàng ứng dụng vào các trang HTML. Do </w:t>
        </w:r>
        <w:r w:rsidRPr="008416C2">
          <w:rPr>
            <w:rFonts w:hint="eastAsia"/>
          </w:rPr>
          <w:t>đó</w:t>
        </w:r>
        <w:r w:rsidRPr="008416C2">
          <w:t xml:space="preserve"> nó </w:t>
        </w:r>
        <w:r w:rsidRPr="008416C2">
          <w:rPr>
            <w:rFonts w:hint="eastAsia"/>
          </w:rPr>
          <w:t>đư</w:t>
        </w:r>
        <w:r w:rsidRPr="008416C2">
          <w:t xml:space="preserve">ợc tối </w:t>
        </w:r>
        <w:r w:rsidRPr="008416C2">
          <w:rPr>
            <w:rFonts w:hint="eastAsia"/>
          </w:rPr>
          <w:t>ư</w:t>
        </w:r>
        <w:r w:rsidRPr="008416C2">
          <w:t>u hóa cho các ứng dụng web với những tính n</w:t>
        </w:r>
        <w:r w:rsidRPr="008416C2">
          <w:rPr>
            <w:rFonts w:hint="eastAsia"/>
          </w:rPr>
          <w:t>ă</w:t>
        </w:r>
        <w:r w:rsidRPr="008416C2">
          <w:t xml:space="preserve">ng </w:t>
        </w:r>
        <w:r w:rsidRPr="008416C2">
          <w:rPr>
            <w:rFonts w:hint="eastAsia"/>
          </w:rPr>
          <w:t>ư</w:t>
        </w:r>
        <w:r w:rsidRPr="008416C2">
          <w:t>u việt nh</w:t>
        </w:r>
        <w:r w:rsidRPr="008416C2">
          <w:rPr>
            <w:rFonts w:hint="eastAsia"/>
          </w:rPr>
          <w:t>ư</w:t>
        </w:r>
        <w:r w:rsidRPr="008416C2">
          <w:t xml:space="preserve"> nhanh, gọn, cùng cấu trúc sử dụng t</w:t>
        </w:r>
        <w:r w:rsidRPr="008416C2">
          <w:rPr>
            <w:rFonts w:hint="eastAsia"/>
          </w:rPr>
          <w:t>ư</w:t>
        </w:r>
        <w:r w:rsidRPr="008416C2">
          <w:t>ợng tự nh</w:t>
        </w:r>
        <w:r w:rsidRPr="008416C2">
          <w:rPr>
            <w:rFonts w:hint="eastAsia"/>
          </w:rPr>
          <w:t>ư</w:t>
        </w:r>
        <w:r w:rsidRPr="008416C2">
          <w:t xml:space="preserve"> C hay Java. </w:t>
        </w:r>
        <w:r w:rsidRPr="008416C2">
          <w:rPr>
            <w:rFonts w:hint="eastAsia"/>
          </w:rPr>
          <w:t>Đâ</w:t>
        </w:r>
        <w:r w:rsidRPr="008416C2">
          <w:t xml:space="preserve">y cũng </w:t>
        </w:r>
        <w:r w:rsidRPr="008416C2">
          <w:rPr>
            <w:rFonts w:hint="eastAsia"/>
          </w:rPr>
          <w:t>đư</w:t>
        </w:r>
        <w:r w:rsidRPr="008416C2">
          <w:t>ợc xem là ngôn ngữ lập trình khá dễ học và nhanh h</w:t>
        </w:r>
        <w:r w:rsidRPr="008416C2">
          <w:rPr>
            <w:rFonts w:hint="eastAsia"/>
          </w:rPr>
          <w:t>ơ</w:t>
        </w:r>
        <w:r w:rsidRPr="008416C2">
          <w:t>n so với một số ngôn ngữ lập trình khác. Bởi vậy, rất nhanh chóng, PHP trở thành ngôn ngữ lập trình web phổ biến nhất thế giới.</w:t>
        </w:r>
      </w:ins>
    </w:p>
    <w:p w:rsidR="000F4D0F" w:rsidRPr="008416C2" w:rsidRDefault="000F4D0F">
      <w:pPr>
        <w:rPr>
          <w:ins w:id="384" w:author="Truong Nhan" w:date="2021-05-28T16:57:00Z"/>
          <w:spacing w:val="5"/>
          <w:rPrChange w:id="385" w:author="Truong Nhan" w:date="2021-05-28T17:03:00Z">
            <w:rPr>
              <w:ins w:id="386" w:author="Truong Nhan" w:date="2021-05-28T16:57:00Z"/>
              <w:rFonts w:ascii="Arial" w:hAnsi="Arial" w:cs="Arial"/>
              <w:color w:val="36344D"/>
              <w:spacing w:val="5"/>
              <w:sz w:val="27"/>
              <w:szCs w:val="27"/>
            </w:rPr>
          </w:rPrChange>
        </w:rPr>
        <w:pPrChange w:id="387" w:author="Truong Nhan" w:date="2021-05-28T17:21:00Z">
          <w:pPr>
            <w:pStyle w:val="NormalWeb"/>
            <w:spacing w:before="0" w:beforeAutospacing="0" w:after="0" w:afterAutospacing="0" w:line="390" w:lineRule="atLeast"/>
          </w:pPr>
        </w:pPrChange>
      </w:pPr>
      <w:ins w:id="388" w:author="Truong Nhan" w:date="2021-05-28T16:57:00Z">
        <w:r w:rsidRPr="008416C2">
          <w:rPr>
            <w:spacing w:val="5"/>
            <w:rPrChange w:id="389" w:author="Truong Nhan" w:date="2021-05-28T17:03:00Z">
              <w:rPr>
                <w:rFonts w:ascii="Arial" w:hAnsi="Arial" w:cs="Arial"/>
                <w:color w:val="36344D"/>
                <w:spacing w:val="5"/>
                <w:sz w:val="27"/>
                <w:szCs w:val="27"/>
              </w:rPr>
            </w:rPrChange>
          </w:rPr>
          <w:t>Ngôn ngữ này ban đầu được tạo ra bởi </w:t>
        </w:r>
        <w:r w:rsidRPr="008416C2">
          <w:rPr>
            <w:spacing w:val="5"/>
            <w:rPrChange w:id="390" w:author="Truong Nhan" w:date="2021-05-28T17:03:00Z">
              <w:rPr>
                <w:rFonts w:ascii="Arial" w:hAnsi="Arial" w:cs="Arial"/>
                <w:color w:val="36344D"/>
                <w:spacing w:val="5"/>
                <w:sz w:val="27"/>
                <w:szCs w:val="27"/>
              </w:rPr>
            </w:rPrChange>
          </w:rPr>
          <w:fldChar w:fldCharType="begin"/>
        </w:r>
        <w:r w:rsidRPr="008416C2">
          <w:rPr>
            <w:spacing w:val="5"/>
            <w:rPrChange w:id="391" w:author="Truong Nhan" w:date="2021-05-28T17:03:00Z">
              <w:rPr>
                <w:rFonts w:ascii="Arial" w:hAnsi="Arial" w:cs="Arial"/>
                <w:color w:val="36344D"/>
                <w:spacing w:val="5"/>
                <w:sz w:val="27"/>
                <w:szCs w:val="27"/>
              </w:rPr>
            </w:rPrChange>
          </w:rPr>
          <w:instrText xml:space="preserve"> HYPERLINK "https://en.wikipedia.org/wiki/Rasmus_Lerdorf" \t "_blank" </w:instrText>
        </w:r>
        <w:r w:rsidRPr="008416C2">
          <w:rPr>
            <w:spacing w:val="5"/>
            <w:rPrChange w:id="392" w:author="Truong Nhan" w:date="2021-05-28T17:03:00Z">
              <w:rPr>
                <w:rFonts w:ascii="Arial" w:hAnsi="Arial" w:cs="Arial"/>
                <w:color w:val="36344D"/>
                <w:spacing w:val="5"/>
                <w:sz w:val="27"/>
                <w:szCs w:val="27"/>
              </w:rPr>
            </w:rPrChange>
          </w:rPr>
          <w:fldChar w:fldCharType="separate"/>
        </w:r>
        <w:r w:rsidRPr="008416C2">
          <w:rPr>
            <w:rStyle w:val="Hyperlink"/>
            <w:bCs/>
            <w:color w:val="auto"/>
            <w:spacing w:val="5"/>
            <w:u w:val="none"/>
            <w:rPrChange w:id="393" w:author="Truong Nhan" w:date="2021-05-28T17:03:00Z">
              <w:rPr>
                <w:rStyle w:val="Hyperlink"/>
                <w:rFonts w:ascii="Arial" w:hAnsi="Arial" w:cs="Arial"/>
                <w:b/>
                <w:bCs/>
                <w:color w:val="6747C7"/>
                <w:spacing w:val="5"/>
                <w:sz w:val="27"/>
                <w:szCs w:val="27"/>
              </w:rPr>
            </w:rPrChange>
          </w:rPr>
          <w:t>Rasmus Lerdorf</w:t>
        </w:r>
        <w:r w:rsidRPr="008416C2">
          <w:rPr>
            <w:spacing w:val="5"/>
            <w:rPrChange w:id="394" w:author="Truong Nhan" w:date="2021-05-28T17:03:00Z">
              <w:rPr>
                <w:rFonts w:ascii="Arial" w:hAnsi="Arial" w:cs="Arial"/>
                <w:color w:val="36344D"/>
                <w:spacing w:val="5"/>
                <w:sz w:val="27"/>
                <w:szCs w:val="27"/>
              </w:rPr>
            </w:rPrChange>
          </w:rPr>
          <w:fldChar w:fldCharType="end"/>
        </w:r>
        <w:r w:rsidRPr="008416C2">
          <w:rPr>
            <w:spacing w:val="5"/>
            <w:rPrChange w:id="395" w:author="Truong Nhan" w:date="2021-05-28T17:03:00Z">
              <w:rPr>
                <w:rFonts w:ascii="Arial" w:hAnsi="Arial" w:cs="Arial"/>
                <w:color w:val="36344D"/>
                <w:spacing w:val="5"/>
                <w:sz w:val="27"/>
                <w:szCs w:val="27"/>
              </w:rPr>
            </w:rPrChange>
          </w:rPr>
          <w:t> để theo dõi khách truy cập vào trang chủ cá nhân của anh ấy. Khi đã trở nên phổ biến hơn, Lerdorf phát hành nó thành dự án nguồn mở. Quyết định này đã khuyến khích các nhà phát triển sử dụng, sửa chữa, cải thiện code và cuối cùng biến nó thành ngôn ngữ script mà chúng ta sử dụng ngày nay.</w:t>
        </w:r>
      </w:ins>
    </w:p>
    <w:p w:rsidR="008738F0" w:rsidRPr="008416C2" w:rsidRDefault="000F4D0F">
      <w:pPr>
        <w:rPr>
          <w:spacing w:val="5"/>
        </w:rPr>
        <w:pPrChange w:id="396" w:author="Truong Nhan" w:date="2021-05-28T17:21:00Z">
          <w:pPr>
            <w:pStyle w:val="StyleHeading3TimesNewRomanJustifiedBefore4ptAfter"/>
          </w:pPr>
        </w:pPrChange>
      </w:pPr>
      <w:ins w:id="397" w:author="Truong Nhan" w:date="2021-05-28T16:57:00Z">
        <w:r w:rsidRPr="008416C2">
          <w:rPr>
            <w:spacing w:val="5"/>
            <w:rPrChange w:id="398" w:author="Truong Nhan" w:date="2021-05-28T17:03:00Z">
              <w:rPr>
                <w:rFonts w:ascii="Arial" w:hAnsi="Arial" w:cs="Arial"/>
                <w:color w:val="36344D"/>
                <w:spacing w:val="5"/>
                <w:sz w:val="27"/>
                <w:szCs w:val="27"/>
              </w:rPr>
            </w:rPrChange>
          </w:rPr>
          <w:t>Mặc dù PHP được coi là ngôn ngữ script vì mục đích chung, nhưng nó được sử dụng rộng rãi nhất để </w:t>
        </w:r>
        <w:r w:rsidRPr="008416C2">
          <w:rPr>
            <w:spacing w:val="5"/>
            <w:rPrChange w:id="399" w:author="Truong Nhan" w:date="2021-05-28T17:03:00Z">
              <w:rPr>
                <w:rFonts w:ascii="Arial" w:hAnsi="Arial" w:cs="Arial"/>
                <w:color w:val="36344D"/>
                <w:spacing w:val="5"/>
                <w:sz w:val="27"/>
                <w:szCs w:val="27"/>
              </w:rPr>
            </w:rPrChange>
          </w:rPr>
          <w:fldChar w:fldCharType="begin"/>
        </w:r>
        <w:r w:rsidRPr="008416C2">
          <w:rPr>
            <w:spacing w:val="5"/>
            <w:rPrChange w:id="400" w:author="Truong Nhan" w:date="2021-05-28T17:03:00Z">
              <w:rPr>
                <w:rFonts w:ascii="Arial" w:hAnsi="Arial" w:cs="Arial"/>
                <w:color w:val="36344D"/>
                <w:spacing w:val="5"/>
                <w:sz w:val="27"/>
                <w:szCs w:val="27"/>
              </w:rPr>
            </w:rPrChange>
          </w:rPr>
          <w:instrText xml:space="preserve"> HYPERLINK "https://www.hostinger.vn/huong-dan/hoc-gi-truoc-de-tro-thanh-web-developer/" </w:instrText>
        </w:r>
        <w:r w:rsidRPr="008416C2">
          <w:rPr>
            <w:spacing w:val="5"/>
            <w:rPrChange w:id="401" w:author="Truong Nhan" w:date="2021-05-28T17:03:00Z">
              <w:rPr>
                <w:rFonts w:ascii="Arial" w:hAnsi="Arial" w:cs="Arial"/>
                <w:color w:val="36344D"/>
                <w:spacing w:val="5"/>
                <w:sz w:val="27"/>
                <w:szCs w:val="27"/>
              </w:rPr>
            </w:rPrChange>
          </w:rPr>
          <w:fldChar w:fldCharType="separate"/>
        </w:r>
        <w:r w:rsidRPr="008416C2">
          <w:rPr>
            <w:rStyle w:val="Hyperlink"/>
            <w:bCs/>
            <w:color w:val="auto"/>
            <w:spacing w:val="5"/>
            <w:u w:val="none"/>
            <w:rPrChange w:id="402" w:author="Truong Nhan" w:date="2021-05-28T17:03:00Z">
              <w:rPr>
                <w:rStyle w:val="Hyperlink"/>
                <w:rFonts w:ascii="Arial" w:hAnsi="Arial" w:cs="Arial"/>
                <w:b w:val="0"/>
                <w:bCs w:val="0"/>
                <w:color w:val="6747C7"/>
                <w:spacing w:val="5"/>
                <w:sz w:val="27"/>
                <w:szCs w:val="27"/>
              </w:rPr>
            </w:rPrChange>
          </w:rPr>
          <w:t>phát triển web</w:t>
        </w:r>
        <w:r w:rsidRPr="008416C2">
          <w:rPr>
            <w:spacing w:val="5"/>
            <w:rPrChange w:id="403" w:author="Truong Nhan" w:date="2021-05-28T17:03:00Z">
              <w:rPr>
                <w:rFonts w:ascii="Arial" w:hAnsi="Arial" w:cs="Arial"/>
                <w:color w:val="36344D"/>
                <w:spacing w:val="5"/>
                <w:sz w:val="27"/>
                <w:szCs w:val="27"/>
              </w:rPr>
            </w:rPrChange>
          </w:rPr>
          <w:fldChar w:fldCharType="end"/>
        </w:r>
        <w:r w:rsidRPr="008416C2">
          <w:rPr>
            <w:spacing w:val="5"/>
            <w:rPrChange w:id="404" w:author="Truong Nhan" w:date="2021-05-28T17:03:00Z">
              <w:rPr>
                <w:rFonts w:ascii="Arial" w:hAnsi="Arial" w:cs="Arial"/>
                <w:color w:val="36344D"/>
                <w:spacing w:val="5"/>
                <w:sz w:val="27"/>
                <w:szCs w:val="27"/>
              </w:rPr>
            </w:rPrChange>
          </w:rPr>
          <w:t>. Điều này do một trong những tính năng nổi bật của nó – khả năng nhúng vào file HTML.</w:t>
        </w:r>
      </w:ins>
    </w:p>
    <w:p w:rsidR="008416C2" w:rsidRDefault="008416C2" w:rsidP="008416C2">
      <w:pPr>
        <w:rPr>
          <w:spacing w:val="5"/>
          <w:sz w:val="24"/>
        </w:rPr>
      </w:pPr>
    </w:p>
    <w:p w:rsidR="008416C2" w:rsidRDefault="008416C2" w:rsidP="008416C2">
      <w:pPr>
        <w:rPr>
          <w:spacing w:val="5"/>
          <w:sz w:val="24"/>
        </w:rPr>
      </w:pPr>
    </w:p>
    <w:p w:rsidR="008416C2" w:rsidRDefault="008416C2" w:rsidP="008416C2">
      <w:pPr>
        <w:rPr>
          <w:spacing w:val="5"/>
          <w:sz w:val="24"/>
        </w:rPr>
      </w:pPr>
    </w:p>
    <w:p w:rsidR="008416C2" w:rsidRPr="00CC41D6" w:rsidRDefault="008416C2" w:rsidP="008416C2">
      <w:pPr>
        <w:rPr>
          <w:spacing w:val="5"/>
          <w:rPrChange w:id="405" w:author="Truong Nhan" w:date="2021-05-28T17:03:00Z">
            <w:rPr/>
          </w:rPrChange>
        </w:rPr>
      </w:pPr>
    </w:p>
    <w:p w:rsidR="00BE5793" w:rsidRPr="008416C2" w:rsidDel="008738F0" w:rsidRDefault="003358B2">
      <w:pPr>
        <w:spacing w:before="80" w:after="80" w:line="312" w:lineRule="auto"/>
        <w:ind w:left="270" w:firstLine="709"/>
        <w:rPr>
          <w:del w:id="406" w:author="Truong Nhan" w:date="2021-05-28T17:03:00Z"/>
          <w:sz w:val="32"/>
          <w:szCs w:val="32"/>
        </w:rPr>
        <w:pPrChange w:id="407" w:author="Truong Nhan" w:date="2021-05-28T17:21:00Z">
          <w:pPr>
            <w:spacing w:before="80" w:after="80" w:line="312" w:lineRule="auto"/>
            <w:ind w:firstLine="709"/>
          </w:pPr>
        </w:pPrChange>
      </w:pPr>
      <w:bookmarkStart w:id="408" w:name="_Toc6684077"/>
      <w:bookmarkStart w:id="409" w:name="_Toc6684138"/>
      <w:bookmarkStart w:id="410" w:name="_Toc6688606"/>
      <w:bookmarkStart w:id="411" w:name="_Toc7253372"/>
      <w:bookmarkStart w:id="412" w:name="_Toc7978878"/>
      <w:bookmarkStart w:id="413" w:name="_Toc8806004"/>
      <w:bookmarkStart w:id="414" w:name="_Toc9016571"/>
      <w:del w:id="415" w:author="Truong Nhan" w:date="2021-05-28T17:03:00Z">
        <w:r w:rsidRPr="008416C2" w:rsidDel="008738F0">
          <w:rPr>
            <w:sz w:val="32"/>
            <w:szCs w:val="32"/>
          </w:rPr>
          <w:delText>S</w:delText>
        </w:r>
        <w:r w:rsidR="00BE5793" w:rsidRPr="008416C2" w:rsidDel="008738F0">
          <w:rPr>
            <w:sz w:val="32"/>
            <w:szCs w:val="32"/>
          </w:rPr>
          <w:delText>ự tương tác qua lại</w:delText>
        </w:r>
        <w:r w:rsidRPr="008416C2" w:rsidDel="008738F0">
          <w:rPr>
            <w:sz w:val="32"/>
            <w:szCs w:val="32"/>
          </w:rPr>
          <w:delText>…</w:delText>
        </w:r>
        <w:r w:rsidR="00BE5793" w:rsidRPr="008416C2" w:rsidDel="008738F0">
          <w:rPr>
            <w:sz w:val="32"/>
            <w:szCs w:val="32"/>
          </w:rPr>
          <w:delText xml:space="preserve"> để giải quyết một số vấn đề nào đó, nhằm đạt được những mục tiêu khác nhau đề ra </w:delText>
        </w:r>
        <w:r w:rsidR="007308BA" w:rsidRPr="008416C2" w:rsidDel="008738F0">
          <w:rPr>
            <w:sz w:val="32"/>
            <w:szCs w:val="32"/>
          </w:rPr>
          <w:fldChar w:fldCharType="begin"/>
        </w:r>
        <w:r w:rsidR="007308BA" w:rsidRPr="008416C2" w:rsidDel="008738F0">
          <w:rPr>
            <w:sz w:val="32"/>
            <w:szCs w:val="32"/>
          </w:rPr>
          <w:delInstrText xml:space="preserve"> REF _Ref9524398 \r \h </w:delInstrText>
        </w:r>
      </w:del>
      <w:r w:rsidR="008416C2">
        <w:rPr>
          <w:sz w:val="32"/>
          <w:szCs w:val="32"/>
        </w:rPr>
        <w:instrText xml:space="preserve"> \* MERGEFORMAT </w:instrText>
      </w:r>
      <w:del w:id="416" w:author="Truong Nhan" w:date="2021-05-28T17:03:00Z">
        <w:r w:rsidR="007308BA" w:rsidRPr="008416C2" w:rsidDel="008738F0">
          <w:rPr>
            <w:sz w:val="32"/>
            <w:szCs w:val="32"/>
          </w:rPr>
        </w:r>
        <w:r w:rsidR="007308BA" w:rsidRPr="008416C2" w:rsidDel="008738F0">
          <w:rPr>
            <w:sz w:val="32"/>
            <w:szCs w:val="32"/>
          </w:rPr>
          <w:fldChar w:fldCharType="separate"/>
        </w:r>
        <w:r w:rsidRPr="008416C2" w:rsidDel="008738F0">
          <w:rPr>
            <w:sz w:val="32"/>
            <w:szCs w:val="32"/>
          </w:rPr>
          <w:delText>[6]</w:delText>
        </w:r>
        <w:r w:rsidR="007308BA" w:rsidRPr="008416C2" w:rsidDel="008738F0">
          <w:rPr>
            <w:sz w:val="32"/>
            <w:szCs w:val="32"/>
          </w:rPr>
          <w:fldChar w:fldCharType="end"/>
        </w:r>
        <w:r w:rsidR="00BE5793" w:rsidRPr="008416C2" w:rsidDel="008738F0">
          <w:rPr>
            <w:sz w:val="32"/>
            <w:szCs w:val="32"/>
          </w:rPr>
          <w:delText xml:space="preserve">.   </w:delText>
        </w:r>
      </w:del>
    </w:p>
    <w:p w:rsidR="00332D88" w:rsidRPr="008416C2" w:rsidRDefault="00D613D2">
      <w:pPr>
        <w:pStyle w:val="StyleHeading3TimesNewRomanJustifiedAfter4ptLinesp"/>
        <w:ind w:left="270"/>
        <w:rPr>
          <w:sz w:val="32"/>
          <w:szCs w:val="32"/>
        </w:rPr>
        <w:pPrChange w:id="417" w:author="Truong Nhan" w:date="2021-05-28T17:21:00Z">
          <w:pPr>
            <w:pStyle w:val="StyleHeading3TimesNewRomanJustifiedAfter4ptLinesp"/>
          </w:pPr>
        </w:pPrChange>
      </w:pPr>
      <w:bookmarkStart w:id="418" w:name="_Toc73185198"/>
      <w:r w:rsidRPr="008416C2">
        <w:rPr>
          <w:sz w:val="32"/>
          <w:szCs w:val="32"/>
        </w:rPr>
        <w:t>1.2</w:t>
      </w:r>
      <w:r w:rsidR="001D639D" w:rsidRPr="008416C2">
        <w:rPr>
          <w:sz w:val="32"/>
          <w:szCs w:val="32"/>
        </w:rPr>
        <w:t>.</w:t>
      </w:r>
      <w:r w:rsidR="00E727E5" w:rsidRPr="008416C2">
        <w:rPr>
          <w:sz w:val="32"/>
          <w:szCs w:val="32"/>
        </w:rPr>
        <w:t xml:space="preserve"> </w:t>
      </w:r>
      <w:bookmarkEnd w:id="408"/>
      <w:bookmarkEnd w:id="409"/>
      <w:bookmarkEnd w:id="410"/>
      <w:bookmarkEnd w:id="411"/>
      <w:bookmarkEnd w:id="412"/>
      <w:bookmarkEnd w:id="413"/>
      <w:bookmarkEnd w:id="414"/>
      <w:ins w:id="419" w:author="Truong Nhan" w:date="2021-05-28T17:05:00Z">
        <w:r w:rsidR="008738F0" w:rsidRPr="008416C2">
          <w:rPr>
            <w:sz w:val="32"/>
            <w:szCs w:val="32"/>
          </w:rPr>
          <w:t>Tại sao nên dừng ngôn ngữ PHP để xây dựng website</w:t>
        </w:r>
      </w:ins>
      <w:bookmarkEnd w:id="418"/>
      <w:del w:id="420" w:author="Truong Nhan" w:date="2021-05-28T17:05:00Z">
        <w:r w:rsidR="003358B2" w:rsidRPr="008416C2" w:rsidDel="008738F0">
          <w:rPr>
            <w:sz w:val="32"/>
            <w:szCs w:val="32"/>
          </w:rPr>
          <w:delText xml:space="preserve"> aaaaaaa222</w:delText>
        </w:r>
      </w:del>
    </w:p>
    <w:p w:rsidR="008738F0" w:rsidRPr="008416C2" w:rsidRDefault="008738F0">
      <w:pPr>
        <w:rPr>
          <w:ins w:id="421" w:author="Truong Nhan" w:date="2021-05-28T17:09:00Z"/>
          <w:rPrChange w:id="422" w:author="Truong Nhan" w:date="2021-05-28T17:10:00Z">
            <w:rPr>
              <w:ins w:id="423" w:author="Truong Nhan" w:date="2021-05-28T17:09:00Z"/>
              <w:rFonts w:ascii="Arial" w:hAnsi="Arial" w:cs="Arial"/>
              <w:color w:val="595959"/>
              <w:sz w:val="26"/>
              <w:szCs w:val="26"/>
            </w:rPr>
          </w:rPrChange>
        </w:rPr>
        <w:pPrChange w:id="424" w:author="Truong Nhan" w:date="2021-05-28T17:21:00Z">
          <w:pPr>
            <w:pStyle w:val="NormalWeb"/>
            <w:shd w:val="clear" w:color="auto" w:fill="FFFFFF"/>
            <w:spacing w:before="0" w:beforeAutospacing="0" w:after="360" w:afterAutospacing="0"/>
          </w:pPr>
        </w:pPrChange>
      </w:pPr>
      <w:ins w:id="425" w:author="Truong Nhan" w:date="2021-05-28T17:09:00Z">
        <w:r w:rsidRPr="008416C2">
          <w:rPr>
            <w:rPrChange w:id="426" w:author="Truong Nhan" w:date="2021-05-28T17:10:00Z">
              <w:rPr>
                <w:rFonts w:ascii="Arial" w:hAnsi="Arial" w:cs="Arial"/>
                <w:color w:val="595959"/>
                <w:szCs w:val="26"/>
              </w:rPr>
            </w:rPrChange>
          </w:rPr>
          <w:t>Ngôn ngữ lập trình PHP rất dễ sử dụng cho lập trình viên thiết kế web và cả khách hàng, giao diện website được thiết kế khá thân thiện, có thể tương thích với tất cả các trình duyệt web hiện nay, chẳng hạn như trình duyệt web chrome, trình duyệt web</w:t>
        </w:r>
        <w:r w:rsidRPr="008416C2">
          <w:rPr>
            <w:rPrChange w:id="427" w:author="Truong Nhan" w:date="2021-05-28T17:10:00Z">
              <w:rPr>
                <w:rFonts w:ascii="Arial" w:hAnsi="Arial" w:cs="Arial"/>
                <w:color w:val="595959"/>
                <w:szCs w:val="26"/>
              </w:rPr>
            </w:rPrChange>
          </w:rPr>
          <w:fldChar w:fldCharType="begin"/>
        </w:r>
        <w:r w:rsidRPr="008416C2">
          <w:rPr>
            <w:rPrChange w:id="428" w:author="Truong Nhan" w:date="2021-05-28T17:10:00Z">
              <w:rPr>
                <w:rFonts w:ascii="Arial" w:hAnsi="Arial" w:cs="Arial"/>
                <w:color w:val="595959"/>
                <w:szCs w:val="26"/>
              </w:rPr>
            </w:rPrChange>
          </w:rPr>
          <w:instrText xml:space="preserve"> HYPERLINK "https://coccoc.com/" </w:instrText>
        </w:r>
        <w:r w:rsidRPr="008416C2">
          <w:rPr>
            <w:rPrChange w:id="429" w:author="Truong Nhan" w:date="2021-05-28T17:10:00Z">
              <w:rPr>
                <w:rFonts w:ascii="Arial" w:hAnsi="Arial" w:cs="Arial"/>
                <w:color w:val="595959"/>
                <w:szCs w:val="26"/>
              </w:rPr>
            </w:rPrChange>
          </w:rPr>
          <w:fldChar w:fldCharType="separate"/>
        </w:r>
        <w:r w:rsidRPr="008416C2">
          <w:rPr>
            <w:rStyle w:val="Hyperlink"/>
            <w:color w:val="auto"/>
            <w:u w:val="none"/>
            <w:rPrChange w:id="430" w:author="Truong Nhan" w:date="2021-05-28T17:10:00Z">
              <w:rPr>
                <w:rStyle w:val="Hyperlink"/>
                <w:rFonts w:ascii="Arial" w:hAnsi="Arial" w:cs="Arial"/>
                <w:color w:val="1E74C5"/>
                <w:szCs w:val="26"/>
              </w:rPr>
            </w:rPrChange>
          </w:rPr>
          <w:t> cốc cốc</w:t>
        </w:r>
        <w:r w:rsidRPr="008416C2">
          <w:rPr>
            <w:rPrChange w:id="431" w:author="Truong Nhan" w:date="2021-05-28T17:10:00Z">
              <w:rPr>
                <w:rFonts w:ascii="Arial" w:hAnsi="Arial" w:cs="Arial"/>
                <w:color w:val="595959"/>
                <w:szCs w:val="26"/>
              </w:rPr>
            </w:rPrChange>
          </w:rPr>
          <w:fldChar w:fldCharType="end"/>
        </w:r>
        <w:r w:rsidRPr="008416C2">
          <w:rPr>
            <w:rPrChange w:id="432" w:author="Truong Nhan" w:date="2021-05-28T17:10:00Z">
              <w:rPr>
                <w:rFonts w:ascii="Arial" w:hAnsi="Arial" w:cs="Arial"/>
                <w:color w:val="595959"/>
                <w:szCs w:val="26"/>
              </w:rPr>
            </w:rPrChange>
          </w:rPr>
          <w:t>, trình duyệt web firefox, trình duyệt web yandex,.. Đây là một tiêu chí quan trọng khi thiết kế website, nhiều khách muốn tiết kiệm chút tiền nên thường chọn thiết kế website rẻ, nhưng họ không biết rằng trang web sẽ có nhiều hạn chế hơn.</w:t>
        </w:r>
      </w:ins>
    </w:p>
    <w:p w:rsidR="008738F0" w:rsidRPr="008416C2" w:rsidRDefault="008738F0">
      <w:pPr>
        <w:rPr>
          <w:ins w:id="433" w:author="Truong Nhan" w:date="2021-05-28T17:10:00Z"/>
        </w:rPr>
        <w:pPrChange w:id="434" w:author="Truong Nhan" w:date="2021-05-28T17:21:00Z">
          <w:pPr>
            <w:pStyle w:val="NormalWeb"/>
            <w:shd w:val="clear" w:color="auto" w:fill="FFFFFF"/>
            <w:spacing w:before="0" w:beforeAutospacing="0" w:after="360" w:afterAutospacing="0"/>
          </w:pPr>
        </w:pPrChange>
      </w:pPr>
      <w:ins w:id="435" w:author="Truong Nhan" w:date="2021-05-28T17:09:00Z">
        <w:r w:rsidRPr="008416C2">
          <w:rPr>
            <w:rPrChange w:id="436" w:author="Truong Nhan" w:date="2021-05-28T17:10:00Z">
              <w:rPr>
                <w:rFonts w:ascii="Arial" w:hAnsi="Arial" w:cs="Arial"/>
                <w:color w:val="595959"/>
                <w:szCs w:val="26"/>
              </w:rPr>
            </w:rPrChange>
          </w:rPr>
          <w:t>Chẳng hạn như trang web không tương thích với một số trình duyệt, có một vài thành phần không thể hiện thị đến khách truy cập, như vậy sẽ mang đến trải nghiệm xấu với người dùng. Nếu bạn làm website kinh doanh mà khách hàng không thể truy cập được, không xem được thì việc thiết kế trang web chẳng mang đến hiệu quả, lợi ích gì.</w:t>
        </w:r>
      </w:ins>
    </w:p>
    <w:p w:rsidR="008738F0" w:rsidRPr="008416C2" w:rsidRDefault="008738F0">
      <w:pPr>
        <w:rPr>
          <w:ins w:id="437" w:author="Truong Nhan" w:date="2021-05-28T17:09:00Z"/>
        </w:rPr>
        <w:pPrChange w:id="438" w:author="Truong Nhan" w:date="2021-05-28T17:21:00Z">
          <w:pPr>
            <w:pStyle w:val="NormalWeb"/>
            <w:shd w:val="clear" w:color="auto" w:fill="FFFFFF"/>
            <w:spacing w:before="0" w:beforeAutospacing="0" w:after="360" w:afterAutospacing="0"/>
          </w:pPr>
        </w:pPrChange>
      </w:pPr>
      <w:ins w:id="439" w:author="Truong Nhan" w:date="2021-05-28T17:10:00Z">
        <w:r w:rsidRPr="008416C2">
          <w:rPr>
            <w:shd w:val="clear" w:color="auto" w:fill="FFFFFF"/>
            <w:rPrChange w:id="440" w:author="Truong Nhan" w:date="2021-05-28T17:10:00Z">
              <w:rPr>
                <w:rFonts w:ascii="Arial" w:hAnsi="Arial" w:cs="Arial"/>
                <w:color w:val="595959"/>
                <w:szCs w:val="26"/>
                <w:shd w:val="clear" w:color="auto" w:fill="FFFFFF"/>
              </w:rPr>
            </w:rPrChange>
          </w:rPr>
          <w:t>Nhiều khách hàng rất lo lắng khi thuê một công ty thiết kế website sẽ không giao source code cho mình, hoặc source code không thể chỉnh sửa được. Thực tế thì thiết kế web PHP bạn có thể tùy chỉnh dễ dàng, vì nó là mã nguồn mở nên việc chỉnh sửa trang web không gặp nhiều rắc rối. Bạn có thể yêu cầu công ty thiết kế website hoặc một đơn vị mới tiếp tục chỉnh sửa, mở rộng các tính năng, thêm các trang, form, banner, danh mục, trang dịch vụ,… Ví dụ bạn là một </w:t>
        </w:r>
        <w:r w:rsidRPr="008416C2">
          <w:fldChar w:fldCharType="begin"/>
        </w:r>
        <w:r w:rsidRPr="008416C2">
          <w:instrText xml:space="preserve"> HYPERLINK "http://websitenhahang.vn/" </w:instrText>
        </w:r>
        <w:r w:rsidRPr="008416C2">
          <w:rPr>
            <w:rPrChange w:id="441" w:author="Truong Nhan" w:date="2021-05-28T17:10:00Z">
              <w:rPr/>
            </w:rPrChange>
          </w:rPr>
          <w:fldChar w:fldCharType="separate"/>
        </w:r>
        <w:r w:rsidRPr="008416C2">
          <w:rPr>
            <w:rStyle w:val="Hyperlink"/>
            <w:color w:val="auto"/>
            <w:u w:val="none"/>
            <w:shd w:val="clear" w:color="auto" w:fill="FFFFFF"/>
            <w:rPrChange w:id="442" w:author="Truong Nhan" w:date="2021-05-28T17:10:00Z">
              <w:rPr>
                <w:rStyle w:val="Hyperlink"/>
                <w:rFonts w:ascii="Arial" w:hAnsi="Arial" w:cs="Arial"/>
                <w:color w:val="1E74C5"/>
                <w:szCs w:val="26"/>
                <w:shd w:val="clear" w:color="auto" w:fill="FFFFFF"/>
              </w:rPr>
            </w:rPrChange>
          </w:rPr>
          <w:t>website nhà hàng</w:t>
        </w:r>
        <w:r w:rsidRPr="008416C2">
          <w:fldChar w:fldCharType="end"/>
        </w:r>
        <w:r w:rsidRPr="008416C2">
          <w:rPr>
            <w:shd w:val="clear" w:color="auto" w:fill="FFFFFF"/>
            <w:rPrChange w:id="443" w:author="Truong Nhan" w:date="2021-05-28T17:10:00Z">
              <w:rPr>
                <w:rFonts w:ascii="Arial" w:hAnsi="Arial" w:cs="Arial"/>
                <w:color w:val="595959"/>
                <w:szCs w:val="26"/>
                <w:shd w:val="clear" w:color="auto" w:fill="FFFFFF"/>
              </w:rPr>
            </w:rPrChange>
          </w:rPr>
          <w:t> nên rất thường xuyên cần cập nhật menu thì đơn vị thiết kế website sẽ có giải pháp hoặc tranning hướng dẫn bạn và nhân viên sử dụng.Bên cạnh đó, PHP cũng cung cấp thư viện dữ liệu đa dạng, đây là những dữ liệu để xây dựng các ứng dụng quan trọng trên website như gửi mail cho khách hàng, thu thập cookie của khách truy cập để phân tích, phát triển trang web.</w:t>
        </w:r>
      </w:ins>
    </w:p>
    <w:p w:rsidR="005E0A0D" w:rsidRPr="008416C2" w:rsidDel="008738F0" w:rsidRDefault="008738F0" w:rsidP="00612F46">
      <w:pPr>
        <w:rPr>
          <w:del w:id="444" w:author="Truong Nhan" w:date="2021-05-28T17:09:00Z"/>
        </w:rPr>
      </w:pPr>
      <w:ins w:id="445" w:author="Truong Nhan" w:date="2021-05-28T17:09:00Z">
        <w:r w:rsidRPr="008416C2">
          <w:rPr>
            <w:shd w:val="clear" w:color="auto" w:fill="FFFFFF"/>
            <w:rPrChange w:id="446" w:author="Truong Nhan" w:date="2021-05-28T17:10:00Z">
              <w:rPr>
                <w:rFonts w:ascii="Arial" w:hAnsi="Arial" w:cs="Arial"/>
                <w:color w:val="595959"/>
                <w:szCs w:val="26"/>
                <w:shd w:val="clear" w:color="auto" w:fill="FFFFFF"/>
              </w:rPr>
            </w:rPrChange>
          </w:rPr>
          <w:t>Lợi ích cuối cùng khi thiết kế web PHP đó chính là có cộng đồng hỗ trợ đông đảo. Nếu bạn đang cần website để kinh doanh hoặc làm trang web giới thiệu thì cứ mạnh dạn chọn ngôn ngữ PHP để thiết kế website. Đơn giản là cộng đồng sử dụng PHP rất đông đảo, nên nếu có bất kỳ vấn đề nào phát sinh trong quá trình làm web, bạn có thể đăng đàn, đặt câu hỏi và nhờ sự trợ giúp từ mọi người.</w:t>
        </w:r>
      </w:ins>
      <w:del w:id="447" w:author="Truong Nhan" w:date="2021-05-28T17:09:00Z">
        <w:r w:rsidR="005E0A0D" w:rsidRPr="008416C2" w:rsidDel="008738F0">
          <w:rPr>
            <w:b/>
            <w:szCs w:val="26"/>
          </w:rPr>
          <w:delText xml:space="preserve">1.2.1. </w:delText>
        </w:r>
        <w:r w:rsidR="003358B2" w:rsidRPr="008416C2" w:rsidDel="008738F0">
          <w:rPr>
            <w:b/>
            <w:szCs w:val="26"/>
          </w:rPr>
          <w:delText>aaaaaaa222a</w:delText>
        </w:r>
        <w:r w:rsidR="00155C35" w:rsidRPr="008416C2" w:rsidDel="008738F0">
          <w:rPr>
            <w:b/>
            <w:szCs w:val="26"/>
          </w:rPr>
          <w:delText xml:space="preserve"> </w:delText>
        </w:r>
      </w:del>
    </w:p>
    <w:p w:rsidR="003358B2" w:rsidRPr="008416C2" w:rsidDel="008738F0" w:rsidRDefault="00BE5793" w:rsidP="00612F46">
      <w:pPr>
        <w:rPr>
          <w:del w:id="448" w:author="Truong Nhan" w:date="2021-05-28T17:09:00Z"/>
          <w:szCs w:val="26"/>
        </w:rPr>
      </w:pPr>
      <w:bookmarkStart w:id="449" w:name="_Toc6688608"/>
      <w:bookmarkStart w:id="450" w:name="_Toc7978879"/>
      <w:del w:id="451" w:author="Truong Nhan" w:date="2021-05-28T17:09:00Z">
        <w:r w:rsidRPr="008416C2" w:rsidDel="008738F0">
          <w:rPr>
            <w:szCs w:val="26"/>
          </w:rPr>
          <w:delText xml:space="preserve">Hiện nay, định hướng </w:delText>
        </w:r>
        <w:r w:rsidR="003358B2" w:rsidRPr="008416C2" w:rsidDel="008738F0">
          <w:rPr>
            <w:szCs w:val="26"/>
          </w:rPr>
          <w:delText>….</w:delText>
        </w:r>
        <w:r w:rsidRPr="008416C2" w:rsidDel="008738F0">
          <w:rPr>
            <w:szCs w:val="26"/>
          </w:rPr>
          <w:delText xml:space="preserve"> học </w:delText>
        </w:r>
        <w:r w:rsidR="007308BA" w:rsidRPr="008416C2" w:rsidDel="008738F0">
          <w:rPr>
            <w:szCs w:val="26"/>
          </w:rPr>
          <w:fldChar w:fldCharType="begin"/>
        </w:r>
        <w:r w:rsidR="007308BA" w:rsidRPr="008416C2" w:rsidDel="008738F0">
          <w:rPr>
            <w:szCs w:val="26"/>
          </w:rPr>
          <w:delInstrText xml:space="preserve"> REF _Ref9524427 \r \h </w:delInstrText>
        </w:r>
      </w:del>
      <w:r w:rsidR="00612F46" w:rsidRPr="008416C2">
        <w:rPr>
          <w:szCs w:val="26"/>
        </w:rPr>
        <w:instrText xml:space="preserve"> \* MERGEFORMAT </w:instrText>
      </w:r>
      <w:del w:id="452" w:author="Truong Nhan" w:date="2021-05-28T17:09:00Z">
        <w:r w:rsidR="007308BA" w:rsidRPr="008416C2" w:rsidDel="008738F0">
          <w:rPr>
            <w:szCs w:val="26"/>
          </w:rPr>
        </w:r>
        <w:r w:rsidR="007308BA" w:rsidRPr="008416C2" w:rsidDel="008738F0">
          <w:rPr>
            <w:szCs w:val="26"/>
          </w:rPr>
          <w:fldChar w:fldCharType="separate"/>
        </w:r>
        <w:r w:rsidR="002C6B9F" w:rsidRPr="008416C2" w:rsidDel="008738F0">
          <w:rPr>
            <w:szCs w:val="26"/>
          </w:rPr>
          <w:delText>[4]</w:delText>
        </w:r>
        <w:r w:rsidR="007308BA" w:rsidRPr="008416C2" w:rsidDel="008738F0">
          <w:rPr>
            <w:szCs w:val="26"/>
          </w:rPr>
          <w:fldChar w:fldCharType="end"/>
        </w:r>
        <w:r w:rsidRPr="008416C2" w:rsidDel="008738F0">
          <w:rPr>
            <w:szCs w:val="26"/>
          </w:rPr>
          <w:delText xml:space="preserve">. </w:delText>
        </w:r>
      </w:del>
    </w:p>
    <w:p w:rsidR="003358B2" w:rsidRPr="008416C2" w:rsidRDefault="003358B2" w:rsidP="00612F46">
      <w:pPr>
        <w:rPr>
          <w:szCs w:val="26"/>
        </w:rPr>
      </w:pPr>
    </w:p>
    <w:p w:rsidR="003358B2" w:rsidRPr="008416C2" w:rsidRDefault="003358B2" w:rsidP="003358B2">
      <w:pPr>
        <w:pStyle w:val="Heading2"/>
        <w:spacing w:before="80" w:after="80" w:line="312" w:lineRule="auto"/>
        <w:rPr>
          <w:sz w:val="32"/>
          <w:szCs w:val="32"/>
        </w:rPr>
      </w:pPr>
      <w:bookmarkStart w:id="453" w:name="_Toc73185199"/>
      <w:r w:rsidRPr="008416C2">
        <w:rPr>
          <w:sz w:val="32"/>
          <w:szCs w:val="32"/>
        </w:rPr>
        <w:lastRenderedPageBreak/>
        <w:t xml:space="preserve">2. </w:t>
      </w:r>
      <w:del w:id="454" w:author="Truong Nhan" w:date="2021-05-28T17:10:00Z">
        <w:r w:rsidRPr="008416C2" w:rsidDel="008738F0">
          <w:rPr>
            <w:sz w:val="32"/>
            <w:szCs w:val="32"/>
          </w:rPr>
          <w:delText>BBBBBBBBBBB</w:delText>
        </w:r>
      </w:del>
      <w:ins w:id="455" w:author="Truong Nhan" w:date="2021-05-28T17:10:00Z">
        <w:r w:rsidR="008738F0" w:rsidRPr="008416C2">
          <w:rPr>
            <w:sz w:val="32"/>
            <w:szCs w:val="32"/>
          </w:rPr>
          <w:t>Hệ quản trị cơ sở dữ liệu MYSQL</w:t>
        </w:r>
      </w:ins>
      <w:bookmarkEnd w:id="453"/>
    </w:p>
    <w:p w:rsidR="008416C2" w:rsidRPr="008416C2" w:rsidRDefault="003358B2" w:rsidP="008D5245">
      <w:pPr>
        <w:pStyle w:val="StyleHeading3TimesNewRomanJustifiedBefore4ptAfter"/>
        <w:numPr>
          <w:ilvl w:val="1"/>
          <w:numId w:val="184"/>
        </w:numPr>
        <w:ind w:left="900" w:hanging="630"/>
        <w:rPr>
          <w:sz w:val="32"/>
          <w:szCs w:val="32"/>
        </w:rPr>
      </w:pPr>
      <w:del w:id="456" w:author="Truong Nhan" w:date="2021-05-28T17:11:00Z">
        <w:r w:rsidRPr="008416C2" w:rsidDel="008738F0">
          <w:rPr>
            <w:sz w:val="32"/>
            <w:szCs w:val="32"/>
          </w:rPr>
          <w:delText>bbbbbbbbbb111</w:delText>
        </w:r>
      </w:del>
      <w:bookmarkStart w:id="457" w:name="_Toc73184719"/>
      <w:bookmarkStart w:id="458" w:name="_Toc73185200"/>
      <w:ins w:id="459" w:author="Truong Nhan" w:date="2021-05-28T17:11:00Z">
        <w:r w:rsidR="008738F0" w:rsidRPr="008416C2">
          <w:rPr>
            <w:sz w:val="32"/>
            <w:szCs w:val="32"/>
          </w:rPr>
          <w:t>Khái niệm về hệ quản trị cơ sở dữ liệu MYSQL</w:t>
        </w:r>
      </w:ins>
      <w:bookmarkEnd w:id="457"/>
      <w:bookmarkEnd w:id="458"/>
    </w:p>
    <w:p w:rsidR="00687DFB" w:rsidRPr="008416C2" w:rsidRDefault="00687DFB">
      <w:pPr>
        <w:rPr>
          <w:ins w:id="460" w:author="Truong Nhan" w:date="2021-05-28T17:14:00Z"/>
          <w:rPrChange w:id="461" w:author="Truong Nhan" w:date="2021-05-28T17:14:00Z">
            <w:rPr>
              <w:ins w:id="462" w:author="Truong Nhan" w:date="2021-05-28T17:14:00Z"/>
              <w:rFonts w:ascii="Arial" w:hAnsi="Arial" w:cs="Arial"/>
              <w:color w:val="202122"/>
              <w:sz w:val="21"/>
              <w:szCs w:val="21"/>
            </w:rPr>
          </w:rPrChange>
        </w:rPr>
        <w:pPrChange w:id="463" w:author="Truong Nhan" w:date="2021-05-28T17:20:00Z">
          <w:pPr>
            <w:pStyle w:val="NormalWeb"/>
            <w:shd w:val="clear" w:color="auto" w:fill="FFFFFF"/>
            <w:spacing w:before="120" w:beforeAutospacing="0" w:after="120" w:afterAutospacing="0"/>
          </w:pPr>
        </w:pPrChange>
      </w:pPr>
      <w:ins w:id="464" w:author="Truong Nhan" w:date="2021-05-28T17:14:00Z">
        <w:r w:rsidRPr="008416C2">
          <w:rPr>
            <w:bCs/>
            <w:rPrChange w:id="465" w:author="Truong Nhan" w:date="2021-05-28T17:14:00Z">
              <w:rPr>
                <w:rFonts w:ascii="Arial" w:hAnsi="Arial" w:cs="Arial"/>
                <w:b/>
                <w:bCs/>
                <w:color w:val="202122"/>
                <w:sz w:val="21"/>
                <w:szCs w:val="21"/>
              </w:rPr>
            </w:rPrChange>
          </w:rPr>
          <w:t>MySQL</w:t>
        </w:r>
        <w:r w:rsidRPr="008416C2">
          <w:rPr>
            <w:rPrChange w:id="466" w:author="Truong Nhan" w:date="2021-05-28T17:14:00Z">
              <w:rPr>
                <w:rFonts w:ascii="Arial" w:hAnsi="Arial" w:cs="Arial"/>
                <w:color w:val="202122"/>
                <w:sz w:val="21"/>
                <w:szCs w:val="21"/>
              </w:rPr>
            </w:rPrChange>
          </w:rPr>
          <w:t> là </w:t>
        </w:r>
        <w:r w:rsidRPr="008416C2">
          <w:rPr>
            <w:rPrChange w:id="467" w:author="Truong Nhan" w:date="2021-05-28T17:14:00Z">
              <w:rPr>
                <w:rFonts w:ascii="Arial" w:hAnsi="Arial" w:cs="Arial"/>
                <w:color w:val="202122"/>
                <w:sz w:val="21"/>
                <w:szCs w:val="21"/>
              </w:rPr>
            </w:rPrChange>
          </w:rPr>
          <w:fldChar w:fldCharType="begin"/>
        </w:r>
        <w:r w:rsidRPr="008416C2">
          <w:rPr>
            <w:rPrChange w:id="468" w:author="Truong Nhan" w:date="2021-05-28T17:14:00Z">
              <w:rPr>
                <w:rFonts w:ascii="Arial" w:hAnsi="Arial" w:cs="Arial"/>
                <w:color w:val="202122"/>
                <w:sz w:val="21"/>
                <w:szCs w:val="21"/>
              </w:rPr>
            </w:rPrChange>
          </w:rPr>
          <w:instrText xml:space="preserve"> HYPERLINK "https://vi.wikipedia.org/wiki/H%E1%BB%87_qu%E1%BA%A3n_tr%E1%BB%8B_c%C6%A1_s%E1%BB%9F_d%E1%BB%AF_li%E1%BB%87u" \o "" </w:instrText>
        </w:r>
        <w:r w:rsidRPr="008416C2">
          <w:rPr>
            <w:rPrChange w:id="469" w:author="Truong Nhan" w:date="2021-05-28T17:14:00Z">
              <w:rPr>
                <w:rFonts w:ascii="Arial" w:hAnsi="Arial" w:cs="Arial"/>
                <w:color w:val="202122"/>
                <w:sz w:val="21"/>
                <w:szCs w:val="21"/>
              </w:rPr>
            </w:rPrChange>
          </w:rPr>
          <w:fldChar w:fldCharType="separate"/>
        </w:r>
        <w:r w:rsidRPr="008416C2">
          <w:rPr>
            <w:rStyle w:val="Hyperlink"/>
            <w:color w:val="auto"/>
            <w:u w:val="none"/>
            <w:rPrChange w:id="470" w:author="Truong Nhan" w:date="2021-05-28T17:14:00Z">
              <w:rPr>
                <w:rStyle w:val="Hyperlink"/>
                <w:rFonts w:ascii="Arial" w:hAnsi="Arial" w:cs="Arial"/>
                <w:color w:val="0645AD"/>
                <w:sz w:val="21"/>
                <w:szCs w:val="21"/>
              </w:rPr>
            </w:rPrChange>
          </w:rPr>
          <w:t>hệ quản trị cơ sở dữ liệu</w:t>
        </w:r>
        <w:r w:rsidRPr="008416C2">
          <w:rPr>
            <w:rPrChange w:id="471" w:author="Truong Nhan" w:date="2021-05-28T17:14:00Z">
              <w:rPr>
                <w:rFonts w:ascii="Arial" w:hAnsi="Arial" w:cs="Arial"/>
                <w:color w:val="202122"/>
                <w:sz w:val="21"/>
                <w:szCs w:val="21"/>
              </w:rPr>
            </w:rPrChange>
          </w:rPr>
          <w:fldChar w:fldCharType="end"/>
        </w:r>
        <w:r w:rsidRPr="008416C2">
          <w:rPr>
            <w:rPrChange w:id="472" w:author="Truong Nhan" w:date="2021-05-28T17:14:00Z">
              <w:rPr>
                <w:rFonts w:ascii="Arial" w:hAnsi="Arial" w:cs="Arial"/>
                <w:color w:val="202122"/>
                <w:sz w:val="21"/>
                <w:szCs w:val="21"/>
              </w:rPr>
            </w:rPrChange>
          </w:rPr>
          <w:t> </w:t>
        </w:r>
        <w:r w:rsidRPr="008416C2">
          <w:rPr>
            <w:rPrChange w:id="473" w:author="Truong Nhan" w:date="2021-05-28T17:14:00Z">
              <w:rPr>
                <w:rFonts w:ascii="Arial" w:hAnsi="Arial" w:cs="Arial"/>
                <w:color w:val="202122"/>
                <w:sz w:val="21"/>
                <w:szCs w:val="21"/>
              </w:rPr>
            </w:rPrChange>
          </w:rPr>
          <w:fldChar w:fldCharType="begin"/>
        </w:r>
        <w:r w:rsidRPr="008416C2">
          <w:rPr>
            <w:rPrChange w:id="474" w:author="Truong Nhan" w:date="2021-05-28T17:14:00Z">
              <w:rPr>
                <w:rFonts w:ascii="Arial" w:hAnsi="Arial" w:cs="Arial"/>
                <w:color w:val="202122"/>
                <w:sz w:val="21"/>
                <w:szCs w:val="21"/>
              </w:rPr>
            </w:rPrChange>
          </w:rPr>
          <w:instrText xml:space="preserve"> HYPERLINK "https://vi.wikipedia.org/wiki/Ph%E1%BA%A7n_m%E1%BB%81m_ngu%E1%BB%93n_m%E1%BB%9F" \o "Phần mềm nguồn mở" </w:instrText>
        </w:r>
        <w:r w:rsidRPr="008416C2">
          <w:rPr>
            <w:rPrChange w:id="475" w:author="Truong Nhan" w:date="2021-05-28T17:14:00Z">
              <w:rPr>
                <w:rFonts w:ascii="Arial" w:hAnsi="Arial" w:cs="Arial"/>
                <w:color w:val="202122"/>
                <w:sz w:val="21"/>
                <w:szCs w:val="21"/>
              </w:rPr>
            </w:rPrChange>
          </w:rPr>
          <w:fldChar w:fldCharType="separate"/>
        </w:r>
        <w:r w:rsidRPr="008416C2">
          <w:rPr>
            <w:rStyle w:val="Hyperlink"/>
            <w:color w:val="auto"/>
            <w:u w:val="none"/>
            <w:rPrChange w:id="476" w:author="Truong Nhan" w:date="2021-05-28T17:14:00Z">
              <w:rPr>
                <w:rStyle w:val="Hyperlink"/>
                <w:rFonts w:ascii="Arial" w:hAnsi="Arial" w:cs="Arial"/>
                <w:color w:val="0645AD"/>
                <w:sz w:val="21"/>
                <w:szCs w:val="21"/>
              </w:rPr>
            </w:rPrChange>
          </w:rPr>
          <w:t>tự do nguồn mở</w:t>
        </w:r>
        <w:r w:rsidRPr="008416C2">
          <w:rPr>
            <w:rPrChange w:id="477" w:author="Truong Nhan" w:date="2021-05-28T17:14:00Z">
              <w:rPr>
                <w:rFonts w:ascii="Arial" w:hAnsi="Arial" w:cs="Arial"/>
                <w:color w:val="202122"/>
                <w:sz w:val="21"/>
                <w:szCs w:val="21"/>
              </w:rPr>
            </w:rPrChange>
          </w:rPr>
          <w:fldChar w:fldCharType="end"/>
        </w:r>
        <w:r w:rsidRPr="008416C2">
          <w:rPr>
            <w:rPrChange w:id="478" w:author="Truong Nhan" w:date="2021-05-28T17:14:00Z">
              <w:rPr>
                <w:rFonts w:ascii="Arial" w:hAnsi="Arial" w:cs="Arial"/>
                <w:color w:val="202122"/>
                <w:sz w:val="21"/>
                <w:szCs w:val="21"/>
              </w:rPr>
            </w:rPrChange>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t>
        </w:r>
        <w:r w:rsidRPr="008416C2">
          <w:rPr>
            <w:rPrChange w:id="479" w:author="Truong Nhan" w:date="2021-05-28T17:14:00Z">
              <w:rPr>
                <w:rFonts w:ascii="Arial" w:hAnsi="Arial" w:cs="Arial"/>
                <w:color w:val="202122"/>
                <w:sz w:val="21"/>
                <w:szCs w:val="21"/>
              </w:rPr>
            </w:rPrChange>
          </w:rPr>
          <w:fldChar w:fldCharType="begin"/>
        </w:r>
        <w:r w:rsidRPr="008416C2">
          <w:rPr>
            <w:rPrChange w:id="480" w:author="Truong Nhan" w:date="2021-05-28T17:14:00Z">
              <w:rPr>
                <w:rFonts w:ascii="Arial" w:hAnsi="Arial" w:cs="Arial"/>
                <w:color w:val="202122"/>
                <w:sz w:val="21"/>
                <w:szCs w:val="21"/>
              </w:rPr>
            </w:rPrChange>
          </w:rPr>
          <w:instrText xml:space="preserve"> HYPERLINK "https://vi.wikipedia.org/wiki/Microsoft_Windows" \o "Microsoft Windows" </w:instrText>
        </w:r>
        <w:r w:rsidRPr="008416C2">
          <w:rPr>
            <w:rPrChange w:id="481" w:author="Truong Nhan" w:date="2021-05-28T17:14:00Z">
              <w:rPr>
                <w:rFonts w:ascii="Arial" w:hAnsi="Arial" w:cs="Arial"/>
                <w:color w:val="202122"/>
                <w:sz w:val="21"/>
                <w:szCs w:val="21"/>
              </w:rPr>
            </w:rPrChange>
          </w:rPr>
          <w:fldChar w:fldCharType="separate"/>
        </w:r>
        <w:r w:rsidRPr="008416C2">
          <w:rPr>
            <w:rStyle w:val="Hyperlink"/>
            <w:color w:val="auto"/>
            <w:u w:val="none"/>
            <w:rPrChange w:id="482" w:author="Truong Nhan" w:date="2021-05-28T17:14:00Z">
              <w:rPr>
                <w:rStyle w:val="Hyperlink"/>
                <w:rFonts w:ascii="Arial" w:hAnsi="Arial" w:cs="Arial"/>
                <w:color w:val="0645AD"/>
                <w:sz w:val="21"/>
                <w:szCs w:val="21"/>
              </w:rPr>
            </w:rPrChange>
          </w:rPr>
          <w:t>Windows</w:t>
        </w:r>
        <w:r w:rsidRPr="008416C2">
          <w:rPr>
            <w:rPrChange w:id="483" w:author="Truong Nhan" w:date="2021-05-28T17:14:00Z">
              <w:rPr>
                <w:rFonts w:ascii="Arial" w:hAnsi="Arial" w:cs="Arial"/>
                <w:color w:val="202122"/>
                <w:sz w:val="21"/>
                <w:szCs w:val="21"/>
              </w:rPr>
            </w:rPrChange>
          </w:rPr>
          <w:fldChar w:fldCharType="end"/>
        </w:r>
        <w:r w:rsidRPr="008416C2">
          <w:rPr>
            <w:rPrChange w:id="484" w:author="Truong Nhan" w:date="2021-05-28T17:14:00Z">
              <w:rPr>
                <w:rFonts w:ascii="Arial" w:hAnsi="Arial" w:cs="Arial"/>
                <w:color w:val="202122"/>
                <w:sz w:val="21"/>
                <w:szCs w:val="21"/>
              </w:rPr>
            </w:rPrChange>
          </w:rPr>
          <w:t>, </w:t>
        </w:r>
        <w:r w:rsidRPr="008416C2">
          <w:rPr>
            <w:rPrChange w:id="485" w:author="Truong Nhan" w:date="2021-05-28T17:14:00Z">
              <w:rPr>
                <w:rFonts w:ascii="Arial" w:hAnsi="Arial" w:cs="Arial"/>
                <w:color w:val="202122"/>
                <w:sz w:val="21"/>
                <w:szCs w:val="21"/>
              </w:rPr>
            </w:rPrChange>
          </w:rPr>
          <w:fldChar w:fldCharType="begin"/>
        </w:r>
        <w:r w:rsidRPr="008416C2">
          <w:rPr>
            <w:rPrChange w:id="486" w:author="Truong Nhan" w:date="2021-05-28T17:14:00Z">
              <w:rPr>
                <w:rFonts w:ascii="Arial" w:hAnsi="Arial" w:cs="Arial"/>
                <w:color w:val="202122"/>
                <w:sz w:val="21"/>
                <w:szCs w:val="21"/>
              </w:rPr>
            </w:rPrChange>
          </w:rPr>
          <w:instrText xml:space="preserve"> HYPERLINK "https://vi.wikipedia.org/wiki/Linux" \o "Linux" </w:instrText>
        </w:r>
        <w:r w:rsidRPr="008416C2">
          <w:rPr>
            <w:rPrChange w:id="487" w:author="Truong Nhan" w:date="2021-05-28T17:14:00Z">
              <w:rPr>
                <w:rFonts w:ascii="Arial" w:hAnsi="Arial" w:cs="Arial"/>
                <w:color w:val="202122"/>
                <w:sz w:val="21"/>
                <w:szCs w:val="21"/>
              </w:rPr>
            </w:rPrChange>
          </w:rPr>
          <w:fldChar w:fldCharType="separate"/>
        </w:r>
        <w:r w:rsidRPr="008416C2">
          <w:rPr>
            <w:rStyle w:val="Hyperlink"/>
            <w:color w:val="auto"/>
            <w:u w:val="none"/>
            <w:rPrChange w:id="488" w:author="Truong Nhan" w:date="2021-05-28T17:14:00Z">
              <w:rPr>
                <w:rStyle w:val="Hyperlink"/>
                <w:rFonts w:ascii="Arial" w:hAnsi="Arial" w:cs="Arial"/>
                <w:color w:val="0645AD"/>
                <w:sz w:val="21"/>
                <w:szCs w:val="21"/>
              </w:rPr>
            </w:rPrChange>
          </w:rPr>
          <w:t>Linux</w:t>
        </w:r>
        <w:r w:rsidRPr="008416C2">
          <w:rPr>
            <w:rPrChange w:id="489" w:author="Truong Nhan" w:date="2021-05-28T17:14:00Z">
              <w:rPr>
                <w:rFonts w:ascii="Arial" w:hAnsi="Arial" w:cs="Arial"/>
                <w:color w:val="202122"/>
                <w:sz w:val="21"/>
                <w:szCs w:val="21"/>
              </w:rPr>
            </w:rPrChange>
          </w:rPr>
          <w:fldChar w:fldCharType="end"/>
        </w:r>
        <w:r w:rsidRPr="008416C2">
          <w:rPr>
            <w:rPrChange w:id="490" w:author="Truong Nhan" w:date="2021-05-28T17:14:00Z">
              <w:rPr>
                <w:rFonts w:ascii="Arial" w:hAnsi="Arial" w:cs="Arial"/>
                <w:color w:val="202122"/>
                <w:sz w:val="21"/>
                <w:szCs w:val="21"/>
              </w:rPr>
            </w:rPrChange>
          </w:rPr>
          <w:t>, </w:t>
        </w:r>
        <w:r w:rsidRPr="008416C2">
          <w:rPr>
            <w:rPrChange w:id="491" w:author="Truong Nhan" w:date="2021-05-28T17:14:00Z">
              <w:rPr>
                <w:rFonts w:ascii="Arial" w:hAnsi="Arial" w:cs="Arial"/>
                <w:color w:val="202122"/>
                <w:sz w:val="21"/>
                <w:szCs w:val="21"/>
              </w:rPr>
            </w:rPrChange>
          </w:rPr>
          <w:fldChar w:fldCharType="begin"/>
        </w:r>
        <w:r w:rsidRPr="008416C2">
          <w:rPr>
            <w:rPrChange w:id="492" w:author="Truong Nhan" w:date="2021-05-28T17:14:00Z">
              <w:rPr>
                <w:rFonts w:ascii="Arial" w:hAnsi="Arial" w:cs="Arial"/>
                <w:color w:val="202122"/>
                <w:sz w:val="21"/>
                <w:szCs w:val="21"/>
              </w:rPr>
            </w:rPrChange>
          </w:rPr>
          <w:instrText xml:space="preserve"> HYPERLINK "https://vi.wikipedia.org/wiki/Mac_OS_X" \o "Mac OS X" </w:instrText>
        </w:r>
        <w:r w:rsidRPr="008416C2">
          <w:rPr>
            <w:rPrChange w:id="493" w:author="Truong Nhan" w:date="2021-05-28T17:14:00Z">
              <w:rPr>
                <w:rFonts w:ascii="Arial" w:hAnsi="Arial" w:cs="Arial"/>
                <w:color w:val="202122"/>
                <w:sz w:val="21"/>
                <w:szCs w:val="21"/>
              </w:rPr>
            </w:rPrChange>
          </w:rPr>
          <w:fldChar w:fldCharType="separate"/>
        </w:r>
        <w:r w:rsidRPr="008416C2">
          <w:rPr>
            <w:rStyle w:val="Hyperlink"/>
            <w:color w:val="auto"/>
            <w:u w:val="none"/>
            <w:rPrChange w:id="494" w:author="Truong Nhan" w:date="2021-05-28T17:14:00Z">
              <w:rPr>
                <w:rStyle w:val="Hyperlink"/>
                <w:rFonts w:ascii="Arial" w:hAnsi="Arial" w:cs="Arial"/>
                <w:color w:val="0645AD"/>
                <w:sz w:val="21"/>
                <w:szCs w:val="21"/>
              </w:rPr>
            </w:rPrChange>
          </w:rPr>
          <w:t>Mac OS X</w:t>
        </w:r>
        <w:r w:rsidRPr="008416C2">
          <w:rPr>
            <w:rPrChange w:id="495" w:author="Truong Nhan" w:date="2021-05-28T17:14:00Z">
              <w:rPr>
                <w:rFonts w:ascii="Arial" w:hAnsi="Arial" w:cs="Arial"/>
                <w:color w:val="202122"/>
                <w:sz w:val="21"/>
                <w:szCs w:val="21"/>
              </w:rPr>
            </w:rPrChange>
          </w:rPr>
          <w:fldChar w:fldCharType="end"/>
        </w:r>
        <w:r w:rsidRPr="008416C2">
          <w:rPr>
            <w:rPrChange w:id="496" w:author="Truong Nhan" w:date="2021-05-28T17:14:00Z">
              <w:rPr>
                <w:rFonts w:ascii="Arial" w:hAnsi="Arial" w:cs="Arial"/>
                <w:color w:val="202122"/>
                <w:sz w:val="21"/>
                <w:szCs w:val="21"/>
              </w:rPr>
            </w:rPrChange>
          </w:rPr>
          <w:t>, </w:t>
        </w:r>
        <w:r w:rsidRPr="008416C2">
          <w:rPr>
            <w:rPrChange w:id="497" w:author="Truong Nhan" w:date="2021-05-28T17:14:00Z">
              <w:rPr>
                <w:rFonts w:ascii="Arial" w:hAnsi="Arial" w:cs="Arial"/>
                <w:color w:val="202122"/>
                <w:sz w:val="21"/>
                <w:szCs w:val="21"/>
              </w:rPr>
            </w:rPrChange>
          </w:rPr>
          <w:fldChar w:fldCharType="begin"/>
        </w:r>
        <w:r w:rsidRPr="008416C2">
          <w:rPr>
            <w:rPrChange w:id="498" w:author="Truong Nhan" w:date="2021-05-28T17:14:00Z">
              <w:rPr>
                <w:rFonts w:ascii="Arial" w:hAnsi="Arial" w:cs="Arial"/>
                <w:color w:val="202122"/>
                <w:sz w:val="21"/>
                <w:szCs w:val="21"/>
              </w:rPr>
            </w:rPrChange>
          </w:rPr>
          <w:instrText xml:space="preserve"> HYPERLINK "https://vi.wikipedia.org/wiki/Unix" \o "Unix" </w:instrText>
        </w:r>
        <w:r w:rsidRPr="008416C2">
          <w:rPr>
            <w:rPrChange w:id="499" w:author="Truong Nhan" w:date="2021-05-28T17:14:00Z">
              <w:rPr>
                <w:rFonts w:ascii="Arial" w:hAnsi="Arial" w:cs="Arial"/>
                <w:color w:val="202122"/>
                <w:sz w:val="21"/>
                <w:szCs w:val="21"/>
              </w:rPr>
            </w:rPrChange>
          </w:rPr>
          <w:fldChar w:fldCharType="separate"/>
        </w:r>
        <w:r w:rsidRPr="008416C2">
          <w:rPr>
            <w:rStyle w:val="Hyperlink"/>
            <w:color w:val="auto"/>
            <w:u w:val="none"/>
            <w:rPrChange w:id="500" w:author="Truong Nhan" w:date="2021-05-28T17:14:00Z">
              <w:rPr>
                <w:rStyle w:val="Hyperlink"/>
                <w:rFonts w:ascii="Arial" w:hAnsi="Arial" w:cs="Arial"/>
                <w:color w:val="0645AD"/>
                <w:sz w:val="21"/>
                <w:szCs w:val="21"/>
              </w:rPr>
            </w:rPrChange>
          </w:rPr>
          <w:t>Unix</w:t>
        </w:r>
        <w:r w:rsidRPr="008416C2">
          <w:rPr>
            <w:rPrChange w:id="501" w:author="Truong Nhan" w:date="2021-05-28T17:14:00Z">
              <w:rPr>
                <w:rFonts w:ascii="Arial" w:hAnsi="Arial" w:cs="Arial"/>
                <w:color w:val="202122"/>
                <w:sz w:val="21"/>
                <w:szCs w:val="21"/>
              </w:rPr>
            </w:rPrChange>
          </w:rPr>
          <w:fldChar w:fldCharType="end"/>
        </w:r>
        <w:r w:rsidRPr="008416C2">
          <w:rPr>
            <w:rPrChange w:id="502" w:author="Truong Nhan" w:date="2021-05-28T17:14:00Z">
              <w:rPr>
                <w:rFonts w:ascii="Arial" w:hAnsi="Arial" w:cs="Arial"/>
                <w:color w:val="202122"/>
                <w:sz w:val="21"/>
                <w:szCs w:val="21"/>
              </w:rPr>
            </w:rPrChange>
          </w:rPr>
          <w:t>, </w:t>
        </w:r>
        <w:r w:rsidRPr="008416C2">
          <w:rPr>
            <w:rPrChange w:id="503" w:author="Truong Nhan" w:date="2021-05-28T17:14:00Z">
              <w:rPr>
                <w:rFonts w:ascii="Arial" w:hAnsi="Arial" w:cs="Arial"/>
                <w:color w:val="202122"/>
                <w:sz w:val="21"/>
                <w:szCs w:val="21"/>
              </w:rPr>
            </w:rPrChange>
          </w:rPr>
          <w:fldChar w:fldCharType="begin"/>
        </w:r>
        <w:r w:rsidRPr="008416C2">
          <w:rPr>
            <w:rPrChange w:id="504" w:author="Truong Nhan" w:date="2021-05-28T17:14:00Z">
              <w:rPr>
                <w:rFonts w:ascii="Arial" w:hAnsi="Arial" w:cs="Arial"/>
                <w:color w:val="202122"/>
                <w:sz w:val="21"/>
                <w:szCs w:val="21"/>
              </w:rPr>
            </w:rPrChange>
          </w:rPr>
          <w:instrText xml:space="preserve"> HYPERLINK "https://vi.wikipedia.org/wiki/FreeBSD" \o "FreeBSD" </w:instrText>
        </w:r>
        <w:r w:rsidRPr="008416C2">
          <w:rPr>
            <w:rPrChange w:id="505" w:author="Truong Nhan" w:date="2021-05-28T17:14:00Z">
              <w:rPr>
                <w:rFonts w:ascii="Arial" w:hAnsi="Arial" w:cs="Arial"/>
                <w:color w:val="202122"/>
                <w:sz w:val="21"/>
                <w:szCs w:val="21"/>
              </w:rPr>
            </w:rPrChange>
          </w:rPr>
          <w:fldChar w:fldCharType="separate"/>
        </w:r>
        <w:r w:rsidRPr="008416C2">
          <w:rPr>
            <w:rStyle w:val="Hyperlink"/>
            <w:color w:val="auto"/>
            <w:u w:val="none"/>
            <w:rPrChange w:id="506" w:author="Truong Nhan" w:date="2021-05-28T17:14:00Z">
              <w:rPr>
                <w:rStyle w:val="Hyperlink"/>
                <w:rFonts w:ascii="Arial" w:hAnsi="Arial" w:cs="Arial"/>
                <w:color w:val="0645AD"/>
                <w:sz w:val="21"/>
                <w:szCs w:val="21"/>
              </w:rPr>
            </w:rPrChange>
          </w:rPr>
          <w:t>FreeBSD</w:t>
        </w:r>
        <w:r w:rsidRPr="008416C2">
          <w:rPr>
            <w:rPrChange w:id="507" w:author="Truong Nhan" w:date="2021-05-28T17:14:00Z">
              <w:rPr>
                <w:rFonts w:ascii="Arial" w:hAnsi="Arial" w:cs="Arial"/>
                <w:color w:val="202122"/>
                <w:sz w:val="21"/>
                <w:szCs w:val="21"/>
              </w:rPr>
            </w:rPrChange>
          </w:rPr>
          <w:fldChar w:fldCharType="end"/>
        </w:r>
        <w:r w:rsidRPr="008416C2">
          <w:rPr>
            <w:rPrChange w:id="508" w:author="Truong Nhan" w:date="2021-05-28T17:14:00Z">
              <w:rPr>
                <w:rFonts w:ascii="Arial" w:hAnsi="Arial" w:cs="Arial"/>
                <w:color w:val="202122"/>
                <w:sz w:val="21"/>
                <w:szCs w:val="21"/>
              </w:rPr>
            </w:rPrChange>
          </w:rPr>
          <w:t>, </w:t>
        </w:r>
        <w:r w:rsidRPr="008416C2">
          <w:rPr>
            <w:rPrChange w:id="509" w:author="Truong Nhan" w:date="2021-05-28T17:14:00Z">
              <w:rPr>
                <w:rFonts w:ascii="Arial" w:hAnsi="Arial" w:cs="Arial"/>
                <w:color w:val="202122"/>
                <w:sz w:val="21"/>
                <w:szCs w:val="21"/>
              </w:rPr>
            </w:rPrChange>
          </w:rPr>
          <w:fldChar w:fldCharType="begin"/>
        </w:r>
        <w:r w:rsidRPr="008416C2">
          <w:rPr>
            <w:rPrChange w:id="510" w:author="Truong Nhan" w:date="2021-05-28T17:14:00Z">
              <w:rPr>
                <w:rFonts w:ascii="Arial" w:hAnsi="Arial" w:cs="Arial"/>
                <w:color w:val="202122"/>
                <w:sz w:val="21"/>
                <w:szCs w:val="21"/>
              </w:rPr>
            </w:rPrChange>
          </w:rPr>
          <w:instrText xml:space="preserve"> HYPERLINK "https://vi.wikipedia.org/w/index.php?title=NetBSD&amp;action=edit&amp;redlink=1" \o "NetBSD (trang chưa được viết)" </w:instrText>
        </w:r>
        <w:r w:rsidRPr="008416C2">
          <w:rPr>
            <w:rPrChange w:id="511" w:author="Truong Nhan" w:date="2021-05-28T17:14:00Z">
              <w:rPr>
                <w:rFonts w:ascii="Arial" w:hAnsi="Arial" w:cs="Arial"/>
                <w:color w:val="202122"/>
                <w:sz w:val="21"/>
                <w:szCs w:val="21"/>
              </w:rPr>
            </w:rPrChange>
          </w:rPr>
          <w:fldChar w:fldCharType="separate"/>
        </w:r>
        <w:r w:rsidRPr="008416C2">
          <w:rPr>
            <w:rStyle w:val="Hyperlink"/>
            <w:color w:val="auto"/>
            <w:u w:val="none"/>
            <w:rPrChange w:id="512" w:author="Truong Nhan" w:date="2021-05-28T17:14:00Z">
              <w:rPr>
                <w:rStyle w:val="Hyperlink"/>
                <w:rFonts w:ascii="Arial" w:hAnsi="Arial" w:cs="Arial"/>
                <w:color w:val="BA0000"/>
                <w:sz w:val="21"/>
                <w:szCs w:val="21"/>
              </w:rPr>
            </w:rPrChange>
          </w:rPr>
          <w:t>NetBSD</w:t>
        </w:r>
        <w:r w:rsidRPr="008416C2">
          <w:rPr>
            <w:rPrChange w:id="513" w:author="Truong Nhan" w:date="2021-05-28T17:14:00Z">
              <w:rPr>
                <w:rFonts w:ascii="Arial" w:hAnsi="Arial" w:cs="Arial"/>
                <w:color w:val="202122"/>
                <w:sz w:val="21"/>
                <w:szCs w:val="21"/>
              </w:rPr>
            </w:rPrChange>
          </w:rPr>
          <w:fldChar w:fldCharType="end"/>
        </w:r>
        <w:r w:rsidRPr="008416C2">
          <w:rPr>
            <w:rPrChange w:id="514" w:author="Truong Nhan" w:date="2021-05-28T17:14:00Z">
              <w:rPr>
                <w:rFonts w:ascii="Arial" w:hAnsi="Arial" w:cs="Arial"/>
                <w:color w:val="202122"/>
                <w:sz w:val="21"/>
                <w:szCs w:val="21"/>
              </w:rPr>
            </w:rPrChange>
          </w:rPr>
          <w:t>, </w:t>
        </w:r>
        <w:r w:rsidRPr="008416C2">
          <w:rPr>
            <w:rPrChange w:id="515" w:author="Truong Nhan" w:date="2021-05-28T17:14:00Z">
              <w:rPr>
                <w:rFonts w:ascii="Arial" w:hAnsi="Arial" w:cs="Arial"/>
                <w:color w:val="202122"/>
                <w:sz w:val="21"/>
                <w:szCs w:val="21"/>
              </w:rPr>
            </w:rPrChange>
          </w:rPr>
          <w:fldChar w:fldCharType="begin"/>
        </w:r>
        <w:r w:rsidRPr="008416C2">
          <w:rPr>
            <w:rPrChange w:id="516" w:author="Truong Nhan" w:date="2021-05-28T17:14:00Z">
              <w:rPr>
                <w:rFonts w:ascii="Arial" w:hAnsi="Arial" w:cs="Arial"/>
                <w:color w:val="202122"/>
                <w:sz w:val="21"/>
                <w:szCs w:val="21"/>
              </w:rPr>
            </w:rPrChange>
          </w:rPr>
          <w:instrText xml:space="preserve"> HYPERLINK "https://vi.wikipedia.org/wiki/Novell_NetWare" \o "Novell NetWare" </w:instrText>
        </w:r>
        <w:r w:rsidRPr="008416C2">
          <w:rPr>
            <w:rPrChange w:id="517" w:author="Truong Nhan" w:date="2021-05-28T17:14:00Z">
              <w:rPr>
                <w:rFonts w:ascii="Arial" w:hAnsi="Arial" w:cs="Arial"/>
                <w:color w:val="202122"/>
                <w:sz w:val="21"/>
                <w:szCs w:val="21"/>
              </w:rPr>
            </w:rPrChange>
          </w:rPr>
          <w:fldChar w:fldCharType="separate"/>
        </w:r>
        <w:r w:rsidRPr="008416C2">
          <w:rPr>
            <w:rStyle w:val="Hyperlink"/>
            <w:color w:val="auto"/>
            <w:u w:val="none"/>
            <w:rPrChange w:id="518" w:author="Truong Nhan" w:date="2021-05-28T17:14:00Z">
              <w:rPr>
                <w:rStyle w:val="Hyperlink"/>
                <w:rFonts w:ascii="Arial" w:hAnsi="Arial" w:cs="Arial"/>
                <w:color w:val="0645AD"/>
                <w:sz w:val="21"/>
                <w:szCs w:val="21"/>
              </w:rPr>
            </w:rPrChange>
          </w:rPr>
          <w:t>Novell NetWare</w:t>
        </w:r>
        <w:r w:rsidRPr="008416C2">
          <w:rPr>
            <w:rPrChange w:id="519" w:author="Truong Nhan" w:date="2021-05-28T17:14:00Z">
              <w:rPr>
                <w:rFonts w:ascii="Arial" w:hAnsi="Arial" w:cs="Arial"/>
                <w:color w:val="202122"/>
                <w:sz w:val="21"/>
                <w:szCs w:val="21"/>
              </w:rPr>
            </w:rPrChange>
          </w:rPr>
          <w:fldChar w:fldCharType="end"/>
        </w:r>
        <w:r w:rsidRPr="008416C2">
          <w:rPr>
            <w:rPrChange w:id="520" w:author="Truong Nhan" w:date="2021-05-28T17:14:00Z">
              <w:rPr>
                <w:rFonts w:ascii="Arial" w:hAnsi="Arial" w:cs="Arial"/>
                <w:color w:val="202122"/>
                <w:sz w:val="21"/>
                <w:szCs w:val="21"/>
              </w:rPr>
            </w:rPrChange>
          </w:rPr>
          <w:t>, </w:t>
        </w:r>
        <w:r w:rsidRPr="008416C2">
          <w:rPr>
            <w:rPrChange w:id="521" w:author="Truong Nhan" w:date="2021-05-28T17:14:00Z">
              <w:rPr>
                <w:rFonts w:ascii="Arial" w:hAnsi="Arial" w:cs="Arial"/>
                <w:color w:val="202122"/>
                <w:sz w:val="21"/>
                <w:szCs w:val="21"/>
              </w:rPr>
            </w:rPrChange>
          </w:rPr>
          <w:fldChar w:fldCharType="begin"/>
        </w:r>
        <w:r w:rsidRPr="008416C2">
          <w:rPr>
            <w:rPrChange w:id="522" w:author="Truong Nhan" w:date="2021-05-28T17:14:00Z">
              <w:rPr>
                <w:rFonts w:ascii="Arial" w:hAnsi="Arial" w:cs="Arial"/>
                <w:color w:val="202122"/>
                <w:sz w:val="21"/>
                <w:szCs w:val="21"/>
              </w:rPr>
            </w:rPrChange>
          </w:rPr>
          <w:instrText xml:space="preserve"> HYPERLINK "https://vi.wikipedia.org/w/index.php?title=SGI_Irix&amp;action=edit&amp;redlink=1" \o "SGI Irix (trang chưa được viết)" </w:instrText>
        </w:r>
        <w:r w:rsidRPr="008416C2">
          <w:rPr>
            <w:rPrChange w:id="523" w:author="Truong Nhan" w:date="2021-05-28T17:14:00Z">
              <w:rPr>
                <w:rFonts w:ascii="Arial" w:hAnsi="Arial" w:cs="Arial"/>
                <w:color w:val="202122"/>
                <w:sz w:val="21"/>
                <w:szCs w:val="21"/>
              </w:rPr>
            </w:rPrChange>
          </w:rPr>
          <w:fldChar w:fldCharType="separate"/>
        </w:r>
        <w:r w:rsidRPr="008416C2">
          <w:rPr>
            <w:rStyle w:val="Hyperlink"/>
            <w:color w:val="auto"/>
            <w:u w:val="none"/>
            <w:rPrChange w:id="524" w:author="Truong Nhan" w:date="2021-05-28T17:14:00Z">
              <w:rPr>
                <w:rStyle w:val="Hyperlink"/>
                <w:rFonts w:ascii="Arial" w:hAnsi="Arial" w:cs="Arial"/>
                <w:color w:val="BA0000"/>
                <w:sz w:val="21"/>
                <w:szCs w:val="21"/>
              </w:rPr>
            </w:rPrChange>
          </w:rPr>
          <w:t>SGI Irix</w:t>
        </w:r>
        <w:r w:rsidRPr="008416C2">
          <w:rPr>
            <w:rPrChange w:id="525" w:author="Truong Nhan" w:date="2021-05-28T17:14:00Z">
              <w:rPr>
                <w:rFonts w:ascii="Arial" w:hAnsi="Arial" w:cs="Arial"/>
                <w:color w:val="202122"/>
                <w:sz w:val="21"/>
                <w:szCs w:val="21"/>
              </w:rPr>
            </w:rPrChange>
          </w:rPr>
          <w:fldChar w:fldCharType="end"/>
        </w:r>
        <w:r w:rsidRPr="008416C2">
          <w:rPr>
            <w:rPrChange w:id="526" w:author="Truong Nhan" w:date="2021-05-28T17:14:00Z">
              <w:rPr>
                <w:rFonts w:ascii="Arial" w:hAnsi="Arial" w:cs="Arial"/>
                <w:color w:val="202122"/>
                <w:sz w:val="21"/>
                <w:szCs w:val="21"/>
              </w:rPr>
            </w:rPrChange>
          </w:rPr>
          <w:t>, </w:t>
        </w:r>
        <w:r w:rsidRPr="008416C2">
          <w:rPr>
            <w:rPrChange w:id="527" w:author="Truong Nhan" w:date="2021-05-28T17:14:00Z">
              <w:rPr>
                <w:rFonts w:ascii="Arial" w:hAnsi="Arial" w:cs="Arial"/>
                <w:color w:val="202122"/>
                <w:sz w:val="21"/>
                <w:szCs w:val="21"/>
              </w:rPr>
            </w:rPrChange>
          </w:rPr>
          <w:fldChar w:fldCharType="begin"/>
        </w:r>
        <w:r w:rsidRPr="008416C2">
          <w:rPr>
            <w:rPrChange w:id="528" w:author="Truong Nhan" w:date="2021-05-28T17:14:00Z">
              <w:rPr>
                <w:rFonts w:ascii="Arial" w:hAnsi="Arial" w:cs="Arial"/>
                <w:color w:val="202122"/>
                <w:sz w:val="21"/>
                <w:szCs w:val="21"/>
              </w:rPr>
            </w:rPrChange>
          </w:rPr>
          <w:instrText xml:space="preserve"> HYPERLINK "https://vi.wikipedia.org/wiki/Solaris_(h%E1%BB%87_%C4%91i%E1%BB%81u_h%C3%A0nh)" \o "Solaris (hệ điều hành)" </w:instrText>
        </w:r>
        <w:r w:rsidRPr="008416C2">
          <w:rPr>
            <w:rPrChange w:id="529" w:author="Truong Nhan" w:date="2021-05-28T17:14:00Z">
              <w:rPr>
                <w:rFonts w:ascii="Arial" w:hAnsi="Arial" w:cs="Arial"/>
                <w:color w:val="202122"/>
                <w:sz w:val="21"/>
                <w:szCs w:val="21"/>
              </w:rPr>
            </w:rPrChange>
          </w:rPr>
          <w:fldChar w:fldCharType="separate"/>
        </w:r>
        <w:r w:rsidRPr="008416C2">
          <w:rPr>
            <w:rStyle w:val="Hyperlink"/>
            <w:color w:val="auto"/>
            <w:u w:val="none"/>
            <w:rPrChange w:id="530" w:author="Truong Nhan" w:date="2021-05-28T17:14:00Z">
              <w:rPr>
                <w:rStyle w:val="Hyperlink"/>
                <w:rFonts w:ascii="Arial" w:hAnsi="Arial" w:cs="Arial"/>
                <w:color w:val="0645AD"/>
                <w:sz w:val="21"/>
                <w:szCs w:val="21"/>
              </w:rPr>
            </w:rPrChange>
          </w:rPr>
          <w:t>Solaris</w:t>
        </w:r>
        <w:r w:rsidRPr="008416C2">
          <w:rPr>
            <w:rPrChange w:id="531" w:author="Truong Nhan" w:date="2021-05-28T17:14:00Z">
              <w:rPr>
                <w:rFonts w:ascii="Arial" w:hAnsi="Arial" w:cs="Arial"/>
                <w:color w:val="202122"/>
                <w:sz w:val="21"/>
                <w:szCs w:val="21"/>
              </w:rPr>
            </w:rPrChange>
          </w:rPr>
          <w:fldChar w:fldCharType="end"/>
        </w:r>
        <w:r w:rsidRPr="008416C2">
          <w:rPr>
            <w:rPrChange w:id="532" w:author="Truong Nhan" w:date="2021-05-28T17:14:00Z">
              <w:rPr>
                <w:rFonts w:ascii="Arial" w:hAnsi="Arial" w:cs="Arial"/>
                <w:color w:val="202122"/>
                <w:sz w:val="21"/>
                <w:szCs w:val="21"/>
              </w:rPr>
            </w:rPrChange>
          </w:rPr>
          <w:t>, </w:t>
        </w:r>
        <w:r w:rsidRPr="008416C2">
          <w:rPr>
            <w:rPrChange w:id="533" w:author="Truong Nhan" w:date="2021-05-28T17:14:00Z">
              <w:rPr>
                <w:rFonts w:ascii="Arial" w:hAnsi="Arial" w:cs="Arial"/>
                <w:color w:val="202122"/>
                <w:sz w:val="21"/>
                <w:szCs w:val="21"/>
              </w:rPr>
            </w:rPrChange>
          </w:rPr>
          <w:fldChar w:fldCharType="begin"/>
        </w:r>
        <w:r w:rsidRPr="008416C2">
          <w:rPr>
            <w:rPrChange w:id="534" w:author="Truong Nhan" w:date="2021-05-28T17:14:00Z">
              <w:rPr>
                <w:rFonts w:ascii="Arial" w:hAnsi="Arial" w:cs="Arial"/>
                <w:color w:val="202122"/>
                <w:sz w:val="21"/>
                <w:szCs w:val="21"/>
              </w:rPr>
            </w:rPrChange>
          </w:rPr>
          <w:instrText xml:space="preserve"> HYPERLINK "https://vi.wikipedia.org/w/index.php?title=SunOS&amp;action=edit&amp;redlink=1" \o "SunOS (trang chưa được viết)" </w:instrText>
        </w:r>
        <w:r w:rsidRPr="008416C2">
          <w:rPr>
            <w:rPrChange w:id="535" w:author="Truong Nhan" w:date="2021-05-28T17:14:00Z">
              <w:rPr>
                <w:rFonts w:ascii="Arial" w:hAnsi="Arial" w:cs="Arial"/>
                <w:color w:val="202122"/>
                <w:sz w:val="21"/>
                <w:szCs w:val="21"/>
              </w:rPr>
            </w:rPrChange>
          </w:rPr>
          <w:fldChar w:fldCharType="separate"/>
        </w:r>
        <w:r w:rsidRPr="008416C2">
          <w:rPr>
            <w:rStyle w:val="Hyperlink"/>
            <w:color w:val="auto"/>
            <w:u w:val="none"/>
            <w:rPrChange w:id="536" w:author="Truong Nhan" w:date="2021-05-28T17:14:00Z">
              <w:rPr>
                <w:rStyle w:val="Hyperlink"/>
                <w:rFonts w:ascii="Arial" w:hAnsi="Arial" w:cs="Arial"/>
                <w:color w:val="BA0000"/>
                <w:sz w:val="21"/>
                <w:szCs w:val="21"/>
              </w:rPr>
            </w:rPrChange>
          </w:rPr>
          <w:t>SunOS</w:t>
        </w:r>
        <w:r w:rsidRPr="008416C2">
          <w:rPr>
            <w:rPrChange w:id="537" w:author="Truong Nhan" w:date="2021-05-28T17:14:00Z">
              <w:rPr>
                <w:rFonts w:ascii="Arial" w:hAnsi="Arial" w:cs="Arial"/>
                <w:color w:val="202122"/>
                <w:sz w:val="21"/>
                <w:szCs w:val="21"/>
              </w:rPr>
            </w:rPrChange>
          </w:rPr>
          <w:fldChar w:fldCharType="end"/>
        </w:r>
        <w:r w:rsidRPr="008416C2">
          <w:rPr>
            <w:rPrChange w:id="538" w:author="Truong Nhan" w:date="2021-05-28T17:14:00Z">
              <w:rPr>
                <w:rFonts w:ascii="Arial" w:hAnsi="Arial" w:cs="Arial"/>
                <w:color w:val="202122"/>
                <w:sz w:val="21"/>
                <w:szCs w:val="21"/>
              </w:rPr>
            </w:rPrChange>
          </w:rPr>
          <w:t>,..</w:t>
        </w:r>
      </w:ins>
    </w:p>
    <w:p w:rsidR="00687DFB" w:rsidRPr="008416C2" w:rsidRDefault="00687DFB">
      <w:pPr>
        <w:rPr>
          <w:ins w:id="539" w:author="Truong Nhan" w:date="2021-05-28T17:14:00Z"/>
          <w:rPrChange w:id="540" w:author="Truong Nhan" w:date="2021-05-28T17:14:00Z">
            <w:rPr>
              <w:ins w:id="541" w:author="Truong Nhan" w:date="2021-05-28T17:14:00Z"/>
              <w:rFonts w:ascii="Arial" w:hAnsi="Arial" w:cs="Arial"/>
              <w:color w:val="202122"/>
              <w:sz w:val="21"/>
              <w:szCs w:val="21"/>
            </w:rPr>
          </w:rPrChange>
        </w:rPr>
        <w:pPrChange w:id="542" w:author="Truong Nhan" w:date="2021-05-28T17:20:00Z">
          <w:pPr>
            <w:pStyle w:val="NormalWeb"/>
            <w:shd w:val="clear" w:color="auto" w:fill="FFFFFF"/>
            <w:spacing w:before="120" w:beforeAutospacing="0" w:after="120" w:afterAutospacing="0"/>
          </w:pPr>
        </w:pPrChange>
      </w:pPr>
      <w:ins w:id="543" w:author="Truong Nhan" w:date="2021-05-28T17:14:00Z">
        <w:r w:rsidRPr="008416C2">
          <w:rPr>
            <w:bCs/>
            <w:rPrChange w:id="544" w:author="Truong Nhan" w:date="2021-05-28T17:14:00Z">
              <w:rPr>
                <w:rFonts w:ascii="Arial" w:hAnsi="Arial" w:cs="Arial"/>
                <w:b/>
                <w:bCs/>
                <w:color w:val="202122"/>
                <w:sz w:val="21"/>
                <w:szCs w:val="21"/>
              </w:rPr>
            </w:rPrChange>
          </w:rPr>
          <w:t>MySQL</w:t>
        </w:r>
        <w:r w:rsidRPr="008416C2">
          <w:rPr>
            <w:rPrChange w:id="545" w:author="Truong Nhan" w:date="2021-05-28T17:14:00Z">
              <w:rPr>
                <w:rFonts w:ascii="Arial" w:hAnsi="Arial" w:cs="Arial"/>
                <w:color w:val="202122"/>
                <w:sz w:val="21"/>
                <w:szCs w:val="21"/>
              </w:rPr>
            </w:rPrChange>
          </w:rPr>
          <w:t> là một trong những ví dụ rất cơ bản về Hệ Quản trị Cơ sở dữ liệu quan hệ sử dụng Ngôn ngữ truy vấn có cấu trúc (SQL).</w:t>
        </w:r>
      </w:ins>
    </w:p>
    <w:p w:rsidR="008416C2" w:rsidRPr="008416C2" w:rsidRDefault="00687DFB" w:rsidP="008416C2">
      <w:ins w:id="546" w:author="Truong Nhan" w:date="2021-05-28T17:14:00Z">
        <w:r w:rsidRPr="008416C2">
          <w:rPr>
            <w:bCs/>
            <w:rPrChange w:id="547" w:author="Truong Nhan" w:date="2021-05-28T17:14:00Z">
              <w:rPr>
                <w:rFonts w:ascii="Arial" w:hAnsi="Arial" w:cs="Arial"/>
                <w:color w:val="202122"/>
                <w:sz w:val="21"/>
                <w:szCs w:val="21"/>
              </w:rPr>
            </w:rPrChange>
          </w:rPr>
          <w:t>MySQL</w:t>
        </w:r>
        <w:r w:rsidRPr="008416C2">
          <w:rPr>
            <w:rPrChange w:id="548" w:author="Truong Nhan" w:date="2021-05-28T17:14:00Z">
              <w:rPr>
                <w:rFonts w:ascii="Arial" w:hAnsi="Arial" w:cs="Arial"/>
                <w:color w:val="202122"/>
                <w:sz w:val="21"/>
                <w:szCs w:val="21"/>
              </w:rPr>
            </w:rPrChange>
          </w:rPr>
          <w:t> được sử dụng cho việc bổ trợ NodeJs, </w:t>
        </w:r>
        <w:r w:rsidRPr="008416C2">
          <w:rPr>
            <w:rPrChange w:id="549" w:author="Truong Nhan" w:date="2021-05-28T17:14:00Z">
              <w:rPr>
                <w:rFonts w:ascii="Arial" w:hAnsi="Arial" w:cs="Arial"/>
                <w:color w:val="202122"/>
                <w:sz w:val="21"/>
                <w:szCs w:val="21"/>
              </w:rPr>
            </w:rPrChange>
          </w:rPr>
          <w:fldChar w:fldCharType="begin"/>
        </w:r>
        <w:r w:rsidRPr="008416C2">
          <w:rPr>
            <w:rPrChange w:id="550" w:author="Truong Nhan" w:date="2021-05-28T17:14:00Z">
              <w:rPr>
                <w:rFonts w:ascii="Arial" w:hAnsi="Arial" w:cs="Arial"/>
                <w:color w:val="202122"/>
                <w:sz w:val="21"/>
                <w:szCs w:val="21"/>
              </w:rPr>
            </w:rPrChange>
          </w:rPr>
          <w:instrText xml:space="preserve"> HYPERLINK "https://vi.wikipedia.org/wiki/PHP" \o "PHP" </w:instrText>
        </w:r>
        <w:r w:rsidRPr="008416C2">
          <w:rPr>
            <w:rPrChange w:id="551" w:author="Truong Nhan" w:date="2021-05-28T17:14:00Z">
              <w:rPr>
                <w:rFonts w:ascii="Arial" w:hAnsi="Arial" w:cs="Arial"/>
                <w:color w:val="202122"/>
                <w:sz w:val="21"/>
                <w:szCs w:val="21"/>
              </w:rPr>
            </w:rPrChange>
          </w:rPr>
          <w:fldChar w:fldCharType="separate"/>
        </w:r>
        <w:r w:rsidRPr="008416C2">
          <w:rPr>
            <w:rStyle w:val="Hyperlink"/>
            <w:color w:val="auto"/>
            <w:u w:val="none"/>
            <w:rPrChange w:id="552" w:author="Truong Nhan" w:date="2021-05-28T17:14:00Z">
              <w:rPr>
                <w:rStyle w:val="Hyperlink"/>
                <w:rFonts w:ascii="Arial" w:hAnsi="Arial" w:cs="Arial"/>
                <w:color w:val="0645AD"/>
                <w:sz w:val="21"/>
                <w:szCs w:val="21"/>
              </w:rPr>
            </w:rPrChange>
          </w:rPr>
          <w:t>PHP</w:t>
        </w:r>
        <w:r w:rsidRPr="008416C2">
          <w:rPr>
            <w:rPrChange w:id="553" w:author="Truong Nhan" w:date="2021-05-28T17:14:00Z">
              <w:rPr>
                <w:rFonts w:ascii="Arial" w:hAnsi="Arial" w:cs="Arial"/>
                <w:color w:val="202122"/>
                <w:sz w:val="21"/>
                <w:szCs w:val="21"/>
              </w:rPr>
            </w:rPrChange>
          </w:rPr>
          <w:fldChar w:fldCharType="end"/>
        </w:r>
        <w:r w:rsidRPr="008416C2">
          <w:rPr>
            <w:rPrChange w:id="554" w:author="Truong Nhan" w:date="2021-05-28T17:14:00Z">
              <w:rPr>
                <w:rFonts w:ascii="Arial" w:hAnsi="Arial" w:cs="Arial"/>
                <w:color w:val="202122"/>
                <w:sz w:val="21"/>
                <w:szCs w:val="21"/>
              </w:rPr>
            </w:rPrChange>
          </w:rPr>
          <w:t>, </w:t>
        </w:r>
        <w:r w:rsidRPr="008416C2">
          <w:rPr>
            <w:rPrChange w:id="555" w:author="Truong Nhan" w:date="2021-05-28T17:14:00Z">
              <w:rPr>
                <w:rFonts w:ascii="Arial" w:hAnsi="Arial" w:cs="Arial"/>
                <w:color w:val="202122"/>
                <w:sz w:val="21"/>
                <w:szCs w:val="21"/>
              </w:rPr>
            </w:rPrChange>
          </w:rPr>
          <w:fldChar w:fldCharType="begin"/>
        </w:r>
        <w:r w:rsidRPr="008416C2">
          <w:rPr>
            <w:rPrChange w:id="556" w:author="Truong Nhan" w:date="2021-05-28T17:14:00Z">
              <w:rPr>
                <w:rFonts w:ascii="Arial" w:hAnsi="Arial" w:cs="Arial"/>
                <w:color w:val="202122"/>
                <w:sz w:val="21"/>
                <w:szCs w:val="21"/>
              </w:rPr>
            </w:rPrChange>
          </w:rPr>
          <w:instrText xml:space="preserve"> HYPERLINK "https://vi.wikipedia.org/wiki/Perl" \o "Perl" </w:instrText>
        </w:r>
        <w:r w:rsidRPr="008416C2">
          <w:rPr>
            <w:rPrChange w:id="557" w:author="Truong Nhan" w:date="2021-05-28T17:14:00Z">
              <w:rPr>
                <w:rFonts w:ascii="Arial" w:hAnsi="Arial" w:cs="Arial"/>
                <w:color w:val="202122"/>
                <w:sz w:val="21"/>
                <w:szCs w:val="21"/>
              </w:rPr>
            </w:rPrChange>
          </w:rPr>
          <w:fldChar w:fldCharType="separate"/>
        </w:r>
        <w:r w:rsidRPr="008416C2">
          <w:rPr>
            <w:rStyle w:val="Hyperlink"/>
            <w:color w:val="auto"/>
            <w:u w:val="none"/>
            <w:rPrChange w:id="558" w:author="Truong Nhan" w:date="2021-05-28T17:14:00Z">
              <w:rPr>
                <w:rStyle w:val="Hyperlink"/>
                <w:rFonts w:ascii="Arial" w:hAnsi="Arial" w:cs="Arial"/>
                <w:color w:val="0645AD"/>
                <w:sz w:val="21"/>
                <w:szCs w:val="21"/>
              </w:rPr>
            </w:rPrChange>
          </w:rPr>
          <w:t>Perl</w:t>
        </w:r>
        <w:r w:rsidRPr="008416C2">
          <w:rPr>
            <w:rPrChange w:id="559" w:author="Truong Nhan" w:date="2021-05-28T17:14:00Z">
              <w:rPr>
                <w:rFonts w:ascii="Arial" w:hAnsi="Arial" w:cs="Arial"/>
                <w:color w:val="202122"/>
                <w:sz w:val="21"/>
                <w:szCs w:val="21"/>
              </w:rPr>
            </w:rPrChange>
          </w:rPr>
          <w:fldChar w:fldCharType="end"/>
        </w:r>
        <w:r w:rsidRPr="008416C2">
          <w:rPr>
            <w:rPrChange w:id="560" w:author="Truong Nhan" w:date="2021-05-28T17:14:00Z">
              <w:rPr>
                <w:rFonts w:ascii="Arial" w:hAnsi="Arial" w:cs="Arial"/>
                <w:color w:val="202122"/>
                <w:sz w:val="21"/>
                <w:szCs w:val="21"/>
              </w:rPr>
            </w:rPrChange>
          </w:rPr>
          <w:t>, và nhiều ngôn ngữ khác, làm nơi lưu trữ những thông tin trên các trang web viết bằng NodeJs, PHP hay Perl,...</w:t>
        </w:r>
      </w:ins>
    </w:p>
    <w:p w:rsidR="003358B2" w:rsidRDefault="003358B2" w:rsidP="008D5245">
      <w:pPr>
        <w:pStyle w:val="Heading4"/>
        <w:numPr>
          <w:ilvl w:val="2"/>
          <w:numId w:val="184"/>
        </w:numPr>
        <w:tabs>
          <w:tab w:val="left" w:pos="1170"/>
          <w:tab w:val="left" w:pos="1800"/>
        </w:tabs>
        <w:ind w:left="1530" w:hanging="900"/>
        <w:rPr>
          <w:ins w:id="561" w:author="Truong Nhan" w:date="2021-05-28T17:15:00Z"/>
        </w:rPr>
        <w:pPrChange w:id="562" w:author="Truong Nhan" w:date="2021-05-28T17:20:00Z">
          <w:pPr>
            <w:pStyle w:val="StyleHeading3TimesNewRomanJustifiedAfter4ptLinesp"/>
          </w:pPr>
        </w:pPrChange>
      </w:pPr>
      <w:del w:id="563" w:author="Truong Nhan" w:date="2021-05-28T17:15:00Z">
        <w:r w:rsidDel="00687DFB">
          <w:delText>bbbbbbbbbb22222</w:delText>
        </w:r>
      </w:del>
      <w:ins w:id="564" w:author="Truong Nhan" w:date="2021-05-28T17:15:00Z">
        <w:r w:rsidR="00687DFB">
          <w:t>Ưu điểm</w:t>
        </w:r>
      </w:ins>
    </w:p>
    <w:p w:rsidR="00687DFB" w:rsidRPr="00BC32A5" w:rsidRDefault="00687DFB" w:rsidP="00B36CB1">
      <w:pPr>
        <w:pStyle w:val="ListParagraph"/>
        <w:numPr>
          <w:ilvl w:val="0"/>
          <w:numId w:val="154"/>
        </w:numPr>
        <w:ind w:left="1080"/>
        <w:rPr>
          <w:ins w:id="565" w:author="Truong Nhan" w:date="2021-05-28T17:15:00Z"/>
          <w:lang w:eastAsia="ja-JP"/>
        </w:rPr>
        <w:pPrChange w:id="566" w:author="Truong Nhan" w:date="2021-05-28T17:36:00Z">
          <w:pPr>
            <w:numPr>
              <w:numId w:val="131"/>
            </w:numPr>
            <w:shd w:val="clear" w:color="auto" w:fill="FFFFFF"/>
            <w:tabs>
              <w:tab w:val="num" w:pos="1440"/>
            </w:tabs>
            <w:spacing w:before="100" w:beforeAutospacing="1" w:after="100" w:afterAutospacing="1"/>
            <w:ind w:left="1440" w:hanging="360"/>
          </w:pPr>
        </w:pPrChange>
      </w:pPr>
      <w:ins w:id="567" w:author="Truong Nhan" w:date="2021-05-28T17:15:00Z">
        <w:r w:rsidRPr="00BC32A5">
          <w:rPr>
            <w:bCs/>
            <w:i/>
            <w:iCs/>
            <w:lang w:eastAsia="ja-JP"/>
          </w:rPr>
          <w:t>Dễ sử dụng</w:t>
        </w:r>
        <w:r w:rsidRPr="00BC32A5">
          <w:rPr>
            <w:lang w:eastAsia="ja-JP"/>
          </w:rPr>
          <w:t>: </w:t>
        </w:r>
        <w:r w:rsidRPr="00BC32A5">
          <w:rPr>
            <w:bCs/>
            <w:lang w:eastAsia="ja-JP"/>
          </w:rPr>
          <w:t>MySQL</w:t>
        </w:r>
        <w:r w:rsidRPr="00BC32A5">
          <w:rPr>
            <w:lang w:eastAsia="ja-JP"/>
          </w:rPr>
          <w:t> là cơ sở dữ liệu tốc độ cao, ổn định, dễ sử dụng và hoạt động trên nhiều hệ điều hành cung cấp một hệ thống lớn các hàm tiện ích rất mạnh.</w:t>
        </w:r>
      </w:ins>
    </w:p>
    <w:p w:rsidR="00687DFB" w:rsidRPr="00BC32A5" w:rsidRDefault="00687DFB" w:rsidP="00B36CB1">
      <w:pPr>
        <w:pStyle w:val="ListParagraph"/>
        <w:numPr>
          <w:ilvl w:val="0"/>
          <w:numId w:val="154"/>
        </w:numPr>
        <w:ind w:left="1080"/>
        <w:rPr>
          <w:ins w:id="568" w:author="Truong Nhan" w:date="2021-05-28T17:15:00Z"/>
          <w:lang w:eastAsia="ja-JP"/>
        </w:rPr>
        <w:pPrChange w:id="569" w:author="Truong Nhan" w:date="2021-05-28T17:36:00Z">
          <w:pPr>
            <w:numPr>
              <w:numId w:val="131"/>
            </w:numPr>
            <w:shd w:val="clear" w:color="auto" w:fill="FFFFFF"/>
            <w:tabs>
              <w:tab w:val="num" w:pos="1440"/>
            </w:tabs>
            <w:spacing w:before="100" w:beforeAutospacing="1" w:after="100" w:afterAutospacing="1"/>
            <w:ind w:left="1440" w:hanging="360"/>
          </w:pPr>
        </w:pPrChange>
      </w:pPr>
      <w:ins w:id="570" w:author="Truong Nhan" w:date="2021-05-28T17:15:00Z">
        <w:r w:rsidRPr="00BC32A5">
          <w:rPr>
            <w:bCs/>
            <w:i/>
            <w:iCs/>
            <w:lang w:eastAsia="ja-JP"/>
          </w:rPr>
          <w:t>Độ</w:t>
        </w:r>
        <w:r w:rsidRPr="00BC32A5">
          <w:rPr>
            <w:lang w:eastAsia="ja-JP"/>
          </w:rPr>
          <w:t> </w:t>
        </w:r>
        <w:r w:rsidRPr="00BC32A5">
          <w:rPr>
            <w:bCs/>
            <w:i/>
            <w:iCs/>
            <w:lang w:eastAsia="ja-JP"/>
          </w:rPr>
          <w:t>bảo mật cao</w:t>
        </w:r>
        <w:r w:rsidRPr="00BC32A5">
          <w:rPr>
            <w:lang w:eastAsia="ja-JP"/>
          </w:rPr>
          <w:t>:  </w:t>
        </w:r>
        <w:r w:rsidRPr="00BC32A5">
          <w:rPr>
            <w:bCs/>
            <w:lang w:eastAsia="ja-JP"/>
          </w:rPr>
          <w:t>MySQL</w:t>
        </w:r>
        <w:r w:rsidRPr="00BC32A5">
          <w:rPr>
            <w:lang w:eastAsia="ja-JP"/>
          </w:rPr>
          <w:t> rất thích hợp cho các ứng dụng có truy cập CSDL trên Internet khi sở hữu nhiều nhiều tính năng bảo mật thậm chí là ở cấp cao.</w:t>
        </w:r>
      </w:ins>
    </w:p>
    <w:p w:rsidR="00687DFB" w:rsidRPr="00BC32A5" w:rsidRDefault="00687DFB" w:rsidP="00B36CB1">
      <w:pPr>
        <w:pStyle w:val="ListParagraph"/>
        <w:numPr>
          <w:ilvl w:val="0"/>
          <w:numId w:val="154"/>
        </w:numPr>
        <w:ind w:left="1080"/>
        <w:rPr>
          <w:ins w:id="571" w:author="Truong Nhan" w:date="2021-05-28T17:15:00Z"/>
          <w:lang w:eastAsia="ja-JP"/>
        </w:rPr>
        <w:pPrChange w:id="572" w:author="Truong Nhan" w:date="2021-05-28T17:36:00Z">
          <w:pPr>
            <w:numPr>
              <w:numId w:val="131"/>
            </w:numPr>
            <w:shd w:val="clear" w:color="auto" w:fill="FFFFFF"/>
            <w:tabs>
              <w:tab w:val="num" w:pos="1440"/>
            </w:tabs>
            <w:spacing w:before="100" w:beforeAutospacing="1" w:after="100" w:afterAutospacing="1"/>
            <w:ind w:left="1440" w:hanging="360"/>
          </w:pPr>
        </w:pPrChange>
      </w:pPr>
      <w:ins w:id="573" w:author="Truong Nhan" w:date="2021-05-28T17:15:00Z">
        <w:r w:rsidRPr="00BC32A5">
          <w:rPr>
            <w:bCs/>
            <w:i/>
            <w:iCs/>
            <w:lang w:eastAsia="ja-JP"/>
          </w:rPr>
          <w:t>Đa tính năng</w:t>
        </w:r>
        <w:r w:rsidRPr="00BC32A5">
          <w:rPr>
            <w:lang w:eastAsia="ja-JP"/>
          </w:rPr>
          <w:t>: </w:t>
        </w:r>
        <w:r w:rsidRPr="00BC32A5">
          <w:rPr>
            <w:bCs/>
            <w:lang w:eastAsia="ja-JP"/>
          </w:rPr>
          <w:t>MySQL</w:t>
        </w:r>
        <w:r w:rsidRPr="00BC32A5">
          <w:rPr>
            <w:lang w:eastAsia="ja-JP"/>
          </w:rPr>
          <w:t> hỗ trợ rất nhiều </w:t>
        </w:r>
        <w:r w:rsidRPr="00BC32A5">
          <w:rPr>
            <w:bCs/>
            <w:lang w:eastAsia="ja-JP"/>
          </w:rPr>
          <w:t>chức năng SQL</w:t>
        </w:r>
        <w:r w:rsidRPr="00BC32A5">
          <w:rPr>
            <w:lang w:eastAsia="ja-JP"/>
          </w:rPr>
          <w:t> được mong chờ từ một hệ quản trị cơ sở dữ liệu quan hệ cả trực tiếp lẫn gián tiếp.</w:t>
        </w:r>
      </w:ins>
    </w:p>
    <w:p w:rsidR="00687DFB" w:rsidRPr="00BC32A5" w:rsidRDefault="00687DFB" w:rsidP="00B36CB1">
      <w:pPr>
        <w:pStyle w:val="ListParagraph"/>
        <w:numPr>
          <w:ilvl w:val="0"/>
          <w:numId w:val="154"/>
        </w:numPr>
        <w:ind w:left="1080"/>
        <w:rPr>
          <w:ins w:id="574" w:author="Truong Nhan" w:date="2021-05-28T17:15:00Z"/>
          <w:lang w:eastAsia="ja-JP"/>
        </w:rPr>
        <w:pPrChange w:id="575" w:author="Truong Nhan" w:date="2021-05-28T17:36:00Z">
          <w:pPr>
            <w:numPr>
              <w:numId w:val="131"/>
            </w:numPr>
            <w:shd w:val="clear" w:color="auto" w:fill="FFFFFF"/>
            <w:tabs>
              <w:tab w:val="num" w:pos="1440"/>
            </w:tabs>
            <w:spacing w:before="100" w:beforeAutospacing="1" w:after="100" w:afterAutospacing="1"/>
            <w:ind w:left="1440" w:hanging="360"/>
          </w:pPr>
        </w:pPrChange>
      </w:pPr>
      <w:ins w:id="576" w:author="Truong Nhan" w:date="2021-05-28T17:15:00Z">
        <w:r w:rsidRPr="00BC32A5">
          <w:rPr>
            <w:bCs/>
            <w:i/>
            <w:iCs/>
            <w:lang w:eastAsia="ja-JP"/>
          </w:rPr>
          <w:t>Khả năng mở rộng và mạnh mẽ</w:t>
        </w:r>
        <w:r w:rsidRPr="00BC32A5">
          <w:rPr>
            <w:lang w:eastAsia="ja-JP"/>
          </w:rPr>
          <w:t>: </w:t>
        </w:r>
        <w:r w:rsidRPr="00BC32A5">
          <w:rPr>
            <w:bCs/>
            <w:lang w:eastAsia="ja-JP"/>
          </w:rPr>
          <w:t>MySQL</w:t>
        </w:r>
        <w:r w:rsidRPr="00BC32A5">
          <w:rPr>
            <w:lang w:eastAsia="ja-JP"/>
          </w:rPr>
          <w:t> có thể xử lý rất nhiều dữ liệu và hơn thế nữa nó có thể được mở rộng nếu cần thiết.</w:t>
        </w:r>
      </w:ins>
    </w:p>
    <w:p w:rsidR="00687DFB" w:rsidRDefault="00687DFB" w:rsidP="00B36CB1">
      <w:pPr>
        <w:pStyle w:val="ListParagraph"/>
        <w:numPr>
          <w:ilvl w:val="0"/>
          <w:numId w:val="154"/>
        </w:numPr>
        <w:ind w:left="1080"/>
        <w:rPr>
          <w:lang w:eastAsia="ja-JP"/>
        </w:rPr>
        <w:pPrChange w:id="577" w:author="Truong Nhan" w:date="2021-05-28T17:20:00Z">
          <w:pPr>
            <w:pStyle w:val="StyleHeading3TimesNewRomanJustifiedAfter4ptLinesp"/>
          </w:pPr>
        </w:pPrChange>
      </w:pPr>
      <w:ins w:id="578" w:author="Truong Nhan" w:date="2021-05-28T17:15:00Z">
        <w:r w:rsidRPr="00BC32A5">
          <w:rPr>
            <w:bCs/>
            <w:i/>
            <w:iCs/>
            <w:lang w:eastAsia="ja-JP"/>
          </w:rPr>
          <w:t>Nhanh chóng</w:t>
        </w:r>
        <w:r w:rsidRPr="00BC32A5">
          <w:rPr>
            <w:lang w:eastAsia="ja-JP"/>
          </w:rPr>
          <w:t>: Việc đưa ra một số tiêu chuẩn cho phép MySQL để làm việc rất hiệu quả và tiết kiệm chi phí, do đó nó làm tăng tốc độ thực thi.</w:t>
        </w:r>
      </w:ins>
    </w:p>
    <w:p w:rsidR="008416C2" w:rsidRDefault="008416C2" w:rsidP="008416C2">
      <w:pPr>
        <w:rPr>
          <w:ins w:id="579" w:author="Truong Nhan" w:date="2021-05-28T17:15:00Z"/>
          <w:lang w:eastAsia="ja-JP"/>
        </w:rPr>
      </w:pPr>
    </w:p>
    <w:p w:rsidR="00687DFB" w:rsidRDefault="008D5245" w:rsidP="008D5245">
      <w:pPr>
        <w:pStyle w:val="Heading4"/>
        <w:numPr>
          <w:ilvl w:val="2"/>
          <w:numId w:val="183"/>
        </w:numPr>
        <w:ind w:left="1530" w:hanging="900"/>
        <w:rPr>
          <w:ins w:id="580" w:author="Truong Nhan" w:date="2021-05-28T17:16:00Z"/>
        </w:rPr>
        <w:pPrChange w:id="581" w:author="Truong Nhan" w:date="2021-05-28T17:20:00Z">
          <w:pPr>
            <w:pStyle w:val="StyleHeading3TimesNewRomanJustifiedAfter4ptLinesp"/>
            <w:ind w:firstLine="720"/>
          </w:pPr>
        </w:pPrChange>
      </w:pPr>
      <w:r>
        <w:lastRenderedPageBreak/>
        <w:t xml:space="preserve"> </w:t>
      </w:r>
      <w:ins w:id="582" w:author="Truong Nhan" w:date="2021-05-28T17:15:00Z">
        <w:r w:rsidR="00687DFB">
          <w:t>Nhược điểm</w:t>
        </w:r>
      </w:ins>
    </w:p>
    <w:p w:rsidR="00687DFB" w:rsidRPr="00B36CB1" w:rsidRDefault="00687DFB" w:rsidP="00B36CB1">
      <w:pPr>
        <w:pStyle w:val="ListParagraph"/>
        <w:numPr>
          <w:ilvl w:val="0"/>
          <w:numId w:val="155"/>
        </w:numPr>
        <w:ind w:left="1080"/>
        <w:rPr>
          <w:ins w:id="583" w:author="Truong Nhan" w:date="2021-05-28T17:16:00Z"/>
          <w:lang w:eastAsia="ja-JP"/>
        </w:rPr>
        <w:pPrChange w:id="584" w:author="Truong Nhan" w:date="2021-05-28T17:20:00Z">
          <w:pPr>
            <w:numPr>
              <w:numId w:val="132"/>
            </w:numPr>
            <w:shd w:val="clear" w:color="auto" w:fill="FFFFFF"/>
            <w:tabs>
              <w:tab w:val="num" w:pos="1440"/>
            </w:tabs>
            <w:spacing w:before="100" w:beforeAutospacing="1" w:after="100" w:afterAutospacing="1"/>
            <w:ind w:left="1440" w:hanging="360"/>
          </w:pPr>
        </w:pPrChange>
      </w:pPr>
      <w:ins w:id="585" w:author="Truong Nhan" w:date="2021-05-28T17:16:00Z">
        <w:r w:rsidRPr="00B36CB1">
          <w:rPr>
            <w:bCs/>
            <w:i/>
            <w:iCs/>
            <w:lang w:eastAsia="ja-JP"/>
          </w:rPr>
          <w:t>Giới hạn</w:t>
        </w:r>
        <w:r w:rsidRPr="00B36CB1">
          <w:rPr>
            <w:lang w:eastAsia="ja-JP"/>
          </w:rPr>
          <w:t>: Theo thiết kế, </w:t>
        </w:r>
        <w:r w:rsidRPr="00B36CB1">
          <w:rPr>
            <w:bCs/>
            <w:lang w:eastAsia="ja-JP"/>
          </w:rPr>
          <w:t>MySQL</w:t>
        </w:r>
        <w:r w:rsidRPr="00B36CB1">
          <w:rPr>
            <w:lang w:eastAsia="ja-JP"/>
          </w:rPr>
          <w:t> không có ý định làm tất cả và nó đi kèm với các hạn chế về chức năng mà một vào ứng dụng có thể cần.</w:t>
        </w:r>
      </w:ins>
    </w:p>
    <w:p w:rsidR="00687DFB" w:rsidRPr="00B36CB1" w:rsidRDefault="00687DFB" w:rsidP="00B36CB1">
      <w:pPr>
        <w:pStyle w:val="ListParagraph"/>
        <w:numPr>
          <w:ilvl w:val="0"/>
          <w:numId w:val="155"/>
        </w:numPr>
        <w:ind w:left="1080"/>
        <w:rPr>
          <w:ins w:id="586" w:author="Truong Nhan" w:date="2021-05-28T17:16:00Z"/>
          <w:lang w:eastAsia="ja-JP"/>
        </w:rPr>
        <w:pPrChange w:id="587" w:author="Truong Nhan" w:date="2021-05-28T17:20:00Z">
          <w:pPr>
            <w:numPr>
              <w:numId w:val="132"/>
            </w:numPr>
            <w:shd w:val="clear" w:color="auto" w:fill="FFFFFF"/>
            <w:tabs>
              <w:tab w:val="num" w:pos="1440"/>
            </w:tabs>
            <w:spacing w:before="100" w:beforeAutospacing="1" w:after="100" w:afterAutospacing="1"/>
            <w:ind w:left="1440" w:hanging="360"/>
          </w:pPr>
        </w:pPrChange>
      </w:pPr>
      <w:ins w:id="588" w:author="Truong Nhan" w:date="2021-05-28T17:16:00Z">
        <w:r w:rsidRPr="00B36CB1">
          <w:rPr>
            <w:bCs/>
            <w:i/>
            <w:iCs/>
            <w:lang w:eastAsia="ja-JP"/>
          </w:rPr>
          <w:t>Độ tin cậy</w:t>
        </w:r>
        <w:r w:rsidRPr="00B36CB1">
          <w:rPr>
            <w:lang w:eastAsia="ja-JP"/>
          </w:rPr>
          <w:t>: Cách các chức năng cụ thể được xử lý với </w:t>
        </w:r>
        <w:r w:rsidRPr="00B36CB1">
          <w:rPr>
            <w:bCs/>
            <w:lang w:eastAsia="ja-JP"/>
          </w:rPr>
          <w:t>MySQL</w:t>
        </w:r>
        <w:r w:rsidRPr="00B36CB1">
          <w:rPr>
            <w:lang w:eastAsia="ja-JP"/>
          </w:rPr>
          <w:t> (ví dụ tài liệu tham khảo, các giao dịch, kiểm toán,…) làm cho nó kém tin cậy hơn so với một số hệ quản trị cơ sở dữ liệu quan hệ khác.</w:t>
        </w:r>
      </w:ins>
    </w:p>
    <w:p w:rsidR="00687DFB" w:rsidRPr="00B36CB1" w:rsidRDefault="00687DFB" w:rsidP="00B36CB1">
      <w:pPr>
        <w:pStyle w:val="ListParagraph"/>
        <w:numPr>
          <w:ilvl w:val="0"/>
          <w:numId w:val="155"/>
        </w:numPr>
        <w:ind w:left="1080"/>
        <w:rPr>
          <w:ins w:id="589" w:author="Truong Nhan" w:date="2021-05-28T17:15:00Z"/>
          <w:lang w:eastAsia="ja-JP"/>
        </w:rPr>
        <w:pPrChange w:id="590" w:author="Truong Nhan" w:date="2021-05-28T17:20:00Z">
          <w:pPr>
            <w:pStyle w:val="StyleHeading3TimesNewRomanJustifiedAfter4ptLinesp"/>
            <w:ind w:firstLine="720"/>
          </w:pPr>
        </w:pPrChange>
      </w:pPr>
      <w:ins w:id="591" w:author="Truong Nhan" w:date="2021-05-28T17:16:00Z">
        <w:r w:rsidRPr="00B36CB1">
          <w:rPr>
            <w:bCs/>
            <w:i/>
            <w:iCs/>
            <w:lang w:eastAsia="ja-JP"/>
          </w:rPr>
          <w:t>Dung lượng hạn chế</w:t>
        </w:r>
        <w:r w:rsidRPr="00B36CB1">
          <w:rPr>
            <w:lang w:eastAsia="ja-JP"/>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B36CB1">
          <w:rPr>
            <w:bCs/>
            <w:i/>
            <w:iCs/>
            <w:lang w:eastAsia="ja-JP"/>
          </w:rPr>
          <w:t>tạo cache MySQL</w:t>
        </w:r>
      </w:ins>
    </w:p>
    <w:p w:rsidR="00687DFB" w:rsidRPr="00B36CB1" w:rsidRDefault="00687DFB" w:rsidP="008D5245">
      <w:pPr>
        <w:pStyle w:val="Heading3"/>
        <w:numPr>
          <w:ilvl w:val="1"/>
          <w:numId w:val="143"/>
        </w:numPr>
        <w:ind w:left="900" w:hanging="630"/>
        <w:rPr>
          <w:ins w:id="592" w:author="Truong Nhan" w:date="2021-05-28T17:20:00Z"/>
          <w:sz w:val="32"/>
          <w:szCs w:val="32"/>
        </w:rPr>
        <w:pPrChange w:id="593" w:author="Truong Nhan" w:date="2021-05-28T17:20:00Z">
          <w:pPr>
            <w:pStyle w:val="StyleHeading3TimesNewRomanJustifiedAfter4ptLinesp"/>
          </w:pPr>
        </w:pPrChange>
      </w:pPr>
      <w:bookmarkStart w:id="594" w:name="_Toc73185201"/>
      <w:ins w:id="595" w:author="Truong Nhan" w:date="2021-05-28T17:20:00Z">
        <w:r w:rsidRPr="00B36CB1">
          <w:rPr>
            <w:sz w:val="32"/>
            <w:szCs w:val="32"/>
          </w:rPr>
          <w:t>Tại sao nên dùng hệ quản trị cơ sở dữ liệu MYSQL</w:t>
        </w:r>
        <w:bookmarkEnd w:id="594"/>
      </w:ins>
    </w:p>
    <w:p w:rsidR="00687DFB" w:rsidRPr="00E5668E" w:rsidRDefault="00687DFB" w:rsidP="00B36CB1">
      <w:pPr>
        <w:pStyle w:val="ListParagraph"/>
        <w:numPr>
          <w:ilvl w:val="0"/>
          <w:numId w:val="159"/>
        </w:numPr>
        <w:ind w:left="1080"/>
        <w:rPr>
          <w:ins w:id="596" w:author="Truong Nhan" w:date="2021-05-28T17:20:00Z"/>
          <w:lang w:eastAsia="ja-JP"/>
        </w:rPr>
      </w:pPr>
      <w:ins w:id="597" w:author="Truong Nhan" w:date="2021-05-28T17:20:00Z">
        <w:r w:rsidRPr="00E5668E">
          <w:rPr>
            <w:bCs/>
            <w:lang w:eastAsia="ja-JP"/>
          </w:rPr>
          <w:t>MySQL </w:t>
        </w:r>
        <w:r w:rsidRPr="00E5668E">
          <w:rPr>
            <w:lang w:eastAsia="ja-JP"/>
          </w:rPr>
          <w:t>là CSDL có tốc độ khá cao, ổn định và khá dễ sử dụng có thể hoạt động được trên khá nhiều hệ điều hành.</w:t>
        </w:r>
      </w:ins>
    </w:p>
    <w:p w:rsidR="00B36CB1" w:rsidRDefault="00687DFB" w:rsidP="00B36CB1">
      <w:pPr>
        <w:pStyle w:val="ListParagraph"/>
        <w:numPr>
          <w:ilvl w:val="0"/>
          <w:numId w:val="159"/>
        </w:numPr>
        <w:ind w:left="1080"/>
        <w:rPr>
          <w:lang w:eastAsia="ja-JP"/>
        </w:rPr>
      </w:pPr>
      <w:ins w:id="598" w:author="Truong Nhan" w:date="2021-05-28T17:20:00Z">
        <w:r w:rsidRPr="00E5668E">
          <w:rPr>
            <w:lang w:eastAsia="ja-JP"/>
          </w:rPr>
          <w:t>Tính bảo mật mạnh và sử dụng được trên nhiều ứng dụng mà </w:t>
        </w:r>
        <w:r w:rsidRPr="00E5668E">
          <w:rPr>
            <w:bCs/>
            <w:lang w:eastAsia="ja-JP"/>
          </w:rPr>
          <w:t>MySQL </w:t>
        </w:r>
        <w:r w:rsidRPr="00E5668E">
          <w:rPr>
            <w:lang w:eastAsia="ja-JP"/>
          </w:rPr>
          <w:t>còn hoàn toàn được sử dụng miễn phí.</w:t>
        </w:r>
      </w:ins>
      <w:bookmarkStart w:id="599" w:name="_Toc6684087"/>
      <w:bookmarkStart w:id="600" w:name="_Toc6684148"/>
      <w:bookmarkStart w:id="601" w:name="_Toc6688634"/>
      <w:bookmarkStart w:id="602" w:name="_Toc7253382"/>
      <w:bookmarkStart w:id="603" w:name="_Toc7978899"/>
      <w:bookmarkStart w:id="604" w:name="_Toc8806013"/>
      <w:bookmarkStart w:id="605" w:name="_Toc9016581"/>
      <w:bookmarkEnd w:id="449"/>
      <w:bookmarkEnd w:id="450"/>
    </w:p>
    <w:p w:rsidR="00B36CB1" w:rsidRDefault="00B36CB1" w:rsidP="00B36CB1">
      <w:pPr>
        <w:pStyle w:val="ListParagraph"/>
        <w:numPr>
          <w:ilvl w:val="0"/>
          <w:numId w:val="159"/>
        </w:numPr>
        <w:ind w:left="1080"/>
        <w:rPr>
          <w:lang w:eastAsia="ja-JP"/>
        </w:rPr>
      </w:pPr>
      <w:ins w:id="606" w:author="Truong Nhan" w:date="2021-05-28T17:20:00Z">
        <w:r w:rsidRPr="00E5668E">
          <w:rPr>
            <w:lang w:eastAsia="ja-JP"/>
          </w:rPr>
          <w:t>MySQL</w:t>
        </w:r>
        <w:r w:rsidRPr="00E5668E">
          <w:rPr>
            <w:rFonts w:hint="eastAsia"/>
            <w:lang w:eastAsia="ja-JP"/>
          </w:rPr>
          <w:t> </w:t>
        </w:r>
        <w:r w:rsidRPr="00E5668E">
          <w:rPr>
            <w:lang w:eastAsia="ja-JP"/>
            <w:rPrChange w:id="607" w:author="Truong Nhan" w:date="2021-05-28T17:36:00Z">
              <w:rPr>
                <w:rFonts w:ascii="Montserrat" w:hAnsi="Montserrat"/>
                <w:color w:val="444444"/>
                <w:sz w:val="28"/>
                <w:szCs w:val="26"/>
                <w:lang w:eastAsia="ja-JP"/>
              </w:rPr>
            </w:rPrChange>
          </w:rPr>
          <w:t>kh</w:t>
        </w:r>
        <w:r w:rsidRPr="00E5668E">
          <w:rPr>
            <w:rFonts w:hint="eastAsia"/>
            <w:lang w:eastAsia="ja-JP"/>
            <w:rPrChange w:id="608" w:author="Truong Nhan" w:date="2021-05-28T17:36:00Z">
              <w:rPr>
                <w:rFonts w:ascii="Montserrat" w:hAnsi="Montserrat" w:hint="eastAsia"/>
                <w:color w:val="444444"/>
                <w:sz w:val="28"/>
                <w:szCs w:val="26"/>
                <w:lang w:eastAsia="ja-JP"/>
              </w:rPr>
            </w:rPrChange>
          </w:rPr>
          <w:t>ô</w:t>
        </w:r>
        <w:r w:rsidRPr="00E5668E">
          <w:rPr>
            <w:lang w:eastAsia="ja-JP"/>
            <w:rPrChange w:id="609" w:author="Truong Nhan" w:date="2021-05-28T17:36:00Z">
              <w:rPr>
                <w:rFonts w:ascii="Montserrat" w:hAnsi="Montserrat"/>
                <w:color w:val="444444"/>
                <w:sz w:val="28"/>
                <w:szCs w:val="26"/>
                <w:lang w:eastAsia="ja-JP"/>
              </w:rPr>
            </w:rPrChange>
          </w:rPr>
          <w:t>ng chỉ dừng</w:t>
        </w:r>
      </w:ins>
      <w:r>
        <w:rPr>
          <w:lang w:eastAsia="ja-JP"/>
        </w:rPr>
        <w:t xml:space="preserve"> lại ở bổ trợ cho PHP và Perl, mà nó còn bổ trợ cho nhiều ngôn ngữ khác. Nó là nơi để lưu trữ thông tin trên các trang web được viết bằng Perl hoặc PHP.</w:t>
      </w:r>
    </w:p>
    <w:bookmarkEnd w:id="599"/>
    <w:bookmarkEnd w:id="600"/>
    <w:bookmarkEnd w:id="601"/>
    <w:bookmarkEnd w:id="602"/>
    <w:bookmarkEnd w:id="603"/>
    <w:bookmarkEnd w:id="604"/>
    <w:bookmarkEnd w:id="605"/>
    <w:p w:rsidR="00553A59" w:rsidRDefault="002243D6" w:rsidP="00B36CB1">
      <w:pPr>
        <w:pStyle w:val="ListParagraph"/>
      </w:pPr>
      <w:del w:id="610" w:author="PHONG VU" w:date="2021-04-27T13:27:00Z">
        <w:r w:rsidDel="00AE13CF">
          <w:delText>Thông qua tìm hiểu… t</w:delText>
        </w:r>
        <w:r w:rsidRPr="00D00FBA" w:rsidDel="00AE13CF">
          <w:delText xml:space="preserve">ừ đó, làm cơ sở đề xuất </w:delText>
        </w:r>
        <w:r w:rsidR="001D4C62" w:rsidDel="00AE13CF">
          <w:delText>…….</w:delText>
        </w:r>
        <w:r w:rsidDel="00AE13CF">
          <w:delText xml:space="preserve">sẽ </w:delText>
        </w:r>
        <w:r w:rsidRPr="00D00FBA" w:rsidDel="00AE13CF">
          <w:delText>được trình bày trong chương tiếp theo</w:delText>
        </w:r>
        <w:r w:rsidDel="00AE13CF">
          <w:delText xml:space="preserve">. </w:delText>
        </w:r>
      </w:del>
      <w:bookmarkStart w:id="611" w:name="_Toc6684088"/>
      <w:bookmarkStart w:id="612" w:name="_Toc6684149"/>
      <w:bookmarkStart w:id="613" w:name="_Toc6688635"/>
      <w:bookmarkStart w:id="614" w:name="_Toc7253383"/>
      <w:bookmarkStart w:id="615" w:name="_Toc7978900"/>
      <w:bookmarkStart w:id="616" w:name="_Toc8806014"/>
      <w:bookmarkStart w:id="617" w:name="_Toc9016582"/>
    </w:p>
    <w:p w:rsidR="00FC2B53" w:rsidRDefault="00FC2B53" w:rsidP="00E5668E"/>
    <w:p w:rsidR="00FC2B53" w:rsidRDefault="00FC2B53" w:rsidP="00E5668E"/>
    <w:p w:rsidR="00FC2B53" w:rsidRDefault="00FC2B53" w:rsidP="00E5668E"/>
    <w:p w:rsidR="00FC2B53" w:rsidRDefault="00FC2B53" w:rsidP="00E5668E"/>
    <w:p w:rsidR="00FC2B53" w:rsidRDefault="00FC2B53" w:rsidP="00E5668E"/>
    <w:p w:rsidR="00FC2B53" w:rsidRDefault="00FC2B53" w:rsidP="00E5668E"/>
    <w:p w:rsidR="00FC2B53" w:rsidRDefault="00FC2B53" w:rsidP="00E5668E"/>
    <w:p w:rsidR="00FC2B53" w:rsidRDefault="00FC2B53" w:rsidP="00E5668E"/>
    <w:p w:rsidR="00D12650" w:rsidRPr="00C7544E" w:rsidRDefault="00D12650" w:rsidP="00D12650">
      <w:pPr>
        <w:pStyle w:val="Heading1"/>
        <w:spacing w:before="600" w:after="600" w:line="312" w:lineRule="auto"/>
        <w:jc w:val="center"/>
        <w:rPr>
          <w:i w:val="0"/>
          <w:sz w:val="36"/>
          <w:szCs w:val="36"/>
        </w:rPr>
      </w:pPr>
      <w:bookmarkStart w:id="618" w:name="_Toc73185202"/>
      <w:r w:rsidRPr="00C7544E">
        <w:rPr>
          <w:b/>
          <w:i w:val="0"/>
          <w:sz w:val="36"/>
          <w:szCs w:val="36"/>
        </w:rPr>
        <w:lastRenderedPageBreak/>
        <w:t xml:space="preserve">Chương 2. PHÂN TÍCH </w:t>
      </w:r>
      <w:del w:id="619" w:author="Truong Nhan" w:date="2021-05-28T10:49:00Z">
        <w:r w:rsidRPr="00C7544E" w:rsidDel="00146F75">
          <w:rPr>
            <w:b/>
            <w:i w:val="0"/>
            <w:sz w:val="36"/>
            <w:szCs w:val="36"/>
          </w:rPr>
          <w:delText>…</w:delText>
        </w:r>
      </w:del>
      <w:ins w:id="620" w:author="Truong Nhan" w:date="2021-05-28T10:49:00Z">
        <w:r w:rsidR="00146F75" w:rsidRPr="00C7544E">
          <w:rPr>
            <w:b/>
            <w:i w:val="0"/>
            <w:sz w:val="36"/>
            <w:szCs w:val="36"/>
          </w:rPr>
          <w:t xml:space="preserve">VÀ THIẾT KẾ HỆ THỐNG. </w:t>
        </w:r>
      </w:ins>
      <w:r w:rsidR="00C7544E">
        <w:rPr>
          <w:b/>
          <w:i w:val="0"/>
          <w:sz w:val="36"/>
          <w:szCs w:val="36"/>
        </w:rPr>
        <w:t>CƠ SỞ DỮ LIỆU</w:t>
      </w:r>
      <w:bookmarkEnd w:id="618"/>
    </w:p>
    <w:p w:rsidR="00EF7256" w:rsidRPr="00FC2B53" w:rsidRDefault="00D12650">
      <w:pPr>
        <w:pStyle w:val="Heading2"/>
        <w:numPr>
          <w:ilvl w:val="0"/>
          <w:numId w:val="20"/>
        </w:numPr>
        <w:spacing w:before="80" w:after="80" w:line="312" w:lineRule="auto"/>
        <w:ind w:left="284" w:hanging="284"/>
        <w:rPr>
          <w:sz w:val="32"/>
          <w:szCs w:val="32"/>
        </w:rPr>
      </w:pPr>
      <w:bookmarkStart w:id="621" w:name="_Toc6684089"/>
      <w:bookmarkStart w:id="622" w:name="_Toc6684150"/>
      <w:bookmarkStart w:id="623" w:name="_Toc6688636"/>
      <w:bookmarkStart w:id="624" w:name="_Toc7253384"/>
      <w:bookmarkStart w:id="625" w:name="_Toc7978901"/>
      <w:bookmarkStart w:id="626" w:name="_Toc8806015"/>
      <w:bookmarkStart w:id="627" w:name="_Toc9016583"/>
      <w:bookmarkEnd w:id="611"/>
      <w:bookmarkEnd w:id="612"/>
      <w:bookmarkEnd w:id="613"/>
      <w:bookmarkEnd w:id="614"/>
      <w:bookmarkEnd w:id="615"/>
      <w:bookmarkEnd w:id="616"/>
      <w:bookmarkEnd w:id="617"/>
      <w:del w:id="628" w:author="Truong Nhan" w:date="2021-05-28T17:39:00Z">
        <w:r w:rsidRPr="00FC2B53" w:rsidDel="00EF7256">
          <w:rPr>
            <w:sz w:val="32"/>
            <w:szCs w:val="32"/>
          </w:rPr>
          <w:delText>AAAAA</w:delText>
        </w:r>
      </w:del>
      <w:bookmarkStart w:id="629" w:name="_Toc73185203"/>
      <w:ins w:id="630" w:author="Truong Nhan" w:date="2021-05-28T17:39:00Z">
        <w:r w:rsidR="00EF7256" w:rsidRPr="00FC2B53">
          <w:rPr>
            <w:sz w:val="32"/>
            <w:szCs w:val="32"/>
          </w:rPr>
          <w:t>Các tác nhân</w:t>
        </w:r>
      </w:ins>
      <w:bookmarkEnd w:id="629"/>
    </w:p>
    <w:p w:rsidR="002B513B" w:rsidRPr="007D479E" w:rsidRDefault="002243D6" w:rsidP="005E5272">
      <w:pPr>
        <w:pStyle w:val="Heading3"/>
        <w:numPr>
          <w:ilvl w:val="1"/>
          <w:numId w:val="20"/>
        </w:numPr>
        <w:ind w:left="900" w:hanging="630"/>
        <w:rPr>
          <w:ins w:id="631" w:author="Truong Nhan" w:date="2021-05-28T17:50:00Z"/>
        </w:rPr>
        <w:pPrChange w:id="632" w:author="Truong Nhan" w:date="2021-05-28T18:08:00Z">
          <w:pPr>
            <w:spacing w:before="80" w:after="80" w:line="312" w:lineRule="auto"/>
            <w:ind w:firstLine="709"/>
          </w:pPr>
        </w:pPrChange>
      </w:pPr>
      <w:del w:id="633" w:author="Truong Nhan" w:date="2021-05-28T17:50:00Z">
        <w:r w:rsidRPr="007D479E" w:rsidDel="00EF7256">
          <w:delText xml:space="preserve">Khác với </w:delText>
        </w:r>
        <w:r w:rsidR="00D12650" w:rsidRPr="007D479E" w:rsidDel="00EF7256">
          <w:delText>….</w:delText>
        </w:r>
      </w:del>
      <w:bookmarkStart w:id="634" w:name="_Toc73185204"/>
      <w:ins w:id="635" w:author="Truong Nhan" w:date="2021-05-28T17:50:00Z">
        <w:r w:rsidR="00EF7256" w:rsidRPr="007D479E">
          <w:t>Ng</w:t>
        </w:r>
        <w:r w:rsidR="00EF7256" w:rsidRPr="007D479E">
          <w:rPr>
            <w:rFonts w:hint="eastAsia"/>
          </w:rPr>
          <w:t>ư</w:t>
        </w:r>
        <w:r w:rsidR="00EF7256" w:rsidRPr="007D479E">
          <w:t>ời dùng</w:t>
        </w:r>
        <w:bookmarkEnd w:id="634"/>
      </w:ins>
    </w:p>
    <w:p w:rsidR="00EF7256" w:rsidRDefault="00EF7256" w:rsidP="005E5272">
      <w:pPr>
        <w:pStyle w:val="Heading3"/>
        <w:numPr>
          <w:ilvl w:val="1"/>
          <w:numId w:val="20"/>
        </w:numPr>
        <w:tabs>
          <w:tab w:val="left" w:pos="900"/>
        </w:tabs>
        <w:rPr>
          <w:ins w:id="636" w:author="Truong Nhan" w:date="2021-05-28T18:17:00Z"/>
        </w:rPr>
        <w:pPrChange w:id="637" w:author="Truong Nhan" w:date="2021-05-28T18:08:00Z">
          <w:pPr>
            <w:spacing w:before="80" w:after="80" w:line="312" w:lineRule="auto"/>
            <w:ind w:firstLine="709"/>
          </w:pPr>
        </w:pPrChange>
      </w:pPr>
      <w:bookmarkStart w:id="638" w:name="_Toc73185205"/>
      <w:ins w:id="639" w:author="Truong Nhan" w:date="2021-05-28T17:50:00Z">
        <w:r w:rsidRPr="007D479E">
          <w:t>Ng</w:t>
        </w:r>
        <w:r w:rsidRPr="007D479E">
          <w:rPr>
            <w:rFonts w:hint="eastAsia"/>
          </w:rPr>
          <w:t>ư</w:t>
        </w:r>
        <w:r w:rsidRPr="007D479E">
          <w:t>ời quản trị</w:t>
        </w:r>
      </w:ins>
      <w:bookmarkEnd w:id="638"/>
    </w:p>
    <w:p w:rsidR="00C82967" w:rsidRDefault="00B36CB1" w:rsidP="00C82967">
      <w:pPr>
        <w:pStyle w:val="Image"/>
        <w:keepNext/>
      </w:pPr>
      <w:ins w:id="640" w:author="Truong Nhan" w:date="2021-05-28T21:56: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69" type="#_x0000_t75" style="width:134.55pt;height:69.45pt">
              <v:imagedata r:id="rId10" o:title="UseCaseDiagram1" croptop="22775f" cropleft="22408f"/>
            </v:shape>
          </w:pict>
        </w:r>
      </w:ins>
    </w:p>
    <w:p w:rsidR="00D15A4F" w:rsidRDefault="00C82967" w:rsidP="00C82967">
      <w:pPr>
        <w:pStyle w:val="Caption"/>
        <w:jc w:val="center"/>
        <w:pPrChange w:id="641" w:author="Truong Nhan" w:date="2021-05-28T18:17:00Z">
          <w:pPr>
            <w:spacing w:before="80" w:after="80" w:line="312" w:lineRule="auto"/>
            <w:ind w:firstLine="709"/>
          </w:pPr>
        </w:pPrChange>
      </w:pPr>
      <w:bookmarkStart w:id="642" w:name="_Toc73181622"/>
      <w:r>
        <w:t xml:space="preserve">Hình </w:t>
      </w:r>
      <w:r>
        <w:fldChar w:fldCharType="begin"/>
      </w:r>
      <w:r>
        <w:instrText xml:space="preserve"> SEQ Hình \* ARABIC </w:instrText>
      </w:r>
      <w:r>
        <w:fldChar w:fldCharType="separate"/>
      </w:r>
      <w:r w:rsidR="00B5637D">
        <w:rPr>
          <w:noProof/>
        </w:rPr>
        <w:t>1</w:t>
      </w:r>
      <w:r>
        <w:fldChar w:fldCharType="end"/>
      </w:r>
      <w:r w:rsidR="00B5637D">
        <w:t>.</w:t>
      </w:r>
      <w:r>
        <w:t xml:space="preserve"> Tác nhân</w:t>
      </w:r>
      <w:bookmarkEnd w:id="642"/>
    </w:p>
    <w:p w:rsidR="00D12650" w:rsidRPr="00FC2B53" w:rsidRDefault="00D12650" w:rsidP="00D12650">
      <w:pPr>
        <w:pStyle w:val="Heading2"/>
        <w:numPr>
          <w:ilvl w:val="0"/>
          <w:numId w:val="20"/>
        </w:numPr>
        <w:spacing w:before="80" w:after="80" w:line="312" w:lineRule="auto"/>
        <w:ind w:left="284" w:hanging="284"/>
        <w:rPr>
          <w:sz w:val="32"/>
          <w:szCs w:val="32"/>
        </w:rPr>
      </w:pPr>
      <w:del w:id="643" w:author="Truong Nhan" w:date="2021-05-28T18:06:00Z">
        <w:r w:rsidRPr="00FC2B53" w:rsidDel="007D479E">
          <w:rPr>
            <w:sz w:val="32"/>
            <w:szCs w:val="32"/>
          </w:rPr>
          <w:delText>BBBBBBB</w:delText>
        </w:r>
      </w:del>
      <w:bookmarkStart w:id="644" w:name="_Toc73185206"/>
      <w:ins w:id="645" w:author="Truong Nhan" w:date="2021-05-28T18:06:00Z">
        <w:r w:rsidR="007D479E" w:rsidRPr="00FC2B53">
          <w:rPr>
            <w:sz w:val="32"/>
            <w:szCs w:val="32"/>
          </w:rPr>
          <w:t>Biều đồ usecase</w:t>
        </w:r>
        <w:bookmarkEnd w:id="644"/>
        <w:r w:rsidR="007D479E" w:rsidRPr="00FC2B53">
          <w:rPr>
            <w:sz w:val="32"/>
            <w:szCs w:val="32"/>
          </w:rPr>
          <w:t xml:space="preserve"> </w:t>
        </w:r>
      </w:ins>
    </w:p>
    <w:p w:rsidR="00D12650" w:rsidRPr="00E416FB" w:rsidRDefault="00D12650" w:rsidP="00503C5A">
      <w:pPr>
        <w:pStyle w:val="Heading3"/>
        <w:numPr>
          <w:ilvl w:val="1"/>
          <w:numId w:val="20"/>
        </w:numPr>
        <w:rPr>
          <w:ins w:id="646" w:author="Truong Nhan" w:date="2021-05-28T22:17:00Z"/>
        </w:rPr>
        <w:pPrChange w:id="647" w:author="Truong Nhan" w:date="2021-05-28T18:09:00Z">
          <w:pPr>
            <w:spacing w:before="80" w:after="80" w:line="312" w:lineRule="auto"/>
            <w:ind w:firstLine="709"/>
          </w:pPr>
        </w:pPrChange>
      </w:pPr>
      <w:del w:id="648" w:author="Truong Nhan" w:date="2021-05-28T18:09:00Z">
        <w:r w:rsidRPr="00E416FB" w:rsidDel="007D479E">
          <w:delText>Khác với ….</w:delText>
        </w:r>
      </w:del>
      <w:bookmarkStart w:id="649" w:name="_Toc73185207"/>
      <w:ins w:id="650" w:author="Truong Nhan" w:date="2021-05-28T18:09:00Z">
        <w:r w:rsidR="007D479E" w:rsidRPr="00E416FB">
          <w:t>Biểu đồ usecase tổng quát</w:t>
        </w:r>
      </w:ins>
      <w:bookmarkEnd w:id="649"/>
    </w:p>
    <w:p w:rsidR="00CD3FB7" w:rsidRDefault="00B36CB1">
      <w:pPr>
        <w:pStyle w:val="Image"/>
        <w:rPr>
          <w:ins w:id="651" w:author="Truong Nhan" w:date="2021-05-28T18:18:00Z"/>
        </w:rPr>
        <w:pPrChange w:id="652" w:author="Truong Nhan" w:date="2021-05-28T22:17:00Z">
          <w:pPr>
            <w:spacing w:before="80" w:after="80" w:line="312" w:lineRule="auto"/>
            <w:ind w:firstLine="709"/>
          </w:pPr>
        </w:pPrChange>
      </w:pPr>
      <w:ins w:id="653" w:author="Truong Nhan" w:date="2021-05-28T22:17:00Z">
        <w:r>
          <w:pict>
            <v:shape id="_x0000_i2370" type="#_x0000_t75" style="width:452.55pt;height:287.15pt">
              <v:imagedata r:id="rId11" o:title="UseCase"/>
            </v:shape>
          </w:pict>
        </w:r>
      </w:ins>
    </w:p>
    <w:p w:rsidR="00D15A4F" w:rsidRDefault="00B5637D" w:rsidP="00B5637D">
      <w:pPr>
        <w:pStyle w:val="Caption"/>
        <w:jc w:val="center"/>
        <w:rPr>
          <w:szCs w:val="26"/>
        </w:rPr>
      </w:pPr>
      <w:bookmarkStart w:id="654" w:name="_Toc73181623"/>
      <w:r>
        <w:t xml:space="preserve">Hình </w:t>
      </w:r>
      <w:r>
        <w:fldChar w:fldCharType="begin"/>
      </w:r>
      <w:r>
        <w:instrText xml:space="preserve"> SEQ Hình \* ARABIC </w:instrText>
      </w:r>
      <w:r>
        <w:fldChar w:fldCharType="separate"/>
      </w:r>
      <w:r>
        <w:rPr>
          <w:noProof/>
        </w:rPr>
        <w:t>2</w:t>
      </w:r>
      <w:r>
        <w:fldChar w:fldCharType="end"/>
      </w:r>
      <w:r>
        <w:t>. Biểu đồ usecase tổng quát</w:t>
      </w:r>
      <w:bookmarkEnd w:id="654"/>
    </w:p>
    <w:p w:rsidR="008D5245" w:rsidRDefault="008D5245" w:rsidP="008D5245">
      <w:pPr>
        <w:pStyle w:val="Heading3"/>
        <w:numPr>
          <w:ilvl w:val="1"/>
          <w:numId w:val="20"/>
        </w:numPr>
      </w:pPr>
      <w:bookmarkStart w:id="655" w:name="_Toc73185208"/>
      <w:r>
        <w:lastRenderedPageBreak/>
        <w:t>Biểu đồ usecase người dùng</w:t>
      </w:r>
      <w:bookmarkEnd w:id="655"/>
    </w:p>
    <w:p w:rsidR="00FC2B53" w:rsidRDefault="008D5245" w:rsidP="008D5245">
      <w:pPr>
        <w:pStyle w:val="Image"/>
      </w:pPr>
      <w:r>
        <w:pict>
          <v:shape id="_x0000_i2372" type="#_x0000_t75" style="width:314.55pt;height:236.55pt">
            <v:imagedata r:id="rId12" o:title="public"/>
          </v:shape>
        </w:pict>
      </w:r>
    </w:p>
    <w:p w:rsidR="00B5637D" w:rsidRDefault="00B5637D" w:rsidP="00B5637D">
      <w:pPr>
        <w:pStyle w:val="Caption"/>
        <w:jc w:val="center"/>
      </w:pPr>
      <w:bookmarkStart w:id="656" w:name="_Toc73181624"/>
      <w:r>
        <w:t xml:space="preserve">Hình </w:t>
      </w:r>
      <w:r>
        <w:fldChar w:fldCharType="begin"/>
      </w:r>
      <w:r>
        <w:instrText xml:space="preserve"> SEQ Hình \* ARABIC </w:instrText>
      </w:r>
      <w:r>
        <w:fldChar w:fldCharType="separate"/>
      </w:r>
      <w:r>
        <w:rPr>
          <w:noProof/>
        </w:rPr>
        <w:t>3</w:t>
      </w:r>
      <w:r>
        <w:fldChar w:fldCharType="end"/>
      </w:r>
      <w:r>
        <w:t>. Biểu đồ usecase người dùng</w:t>
      </w:r>
      <w:bookmarkEnd w:id="656"/>
    </w:p>
    <w:p w:rsidR="00D12650" w:rsidRDefault="007D479E" w:rsidP="00503C5A">
      <w:pPr>
        <w:pStyle w:val="Heading3"/>
        <w:numPr>
          <w:ilvl w:val="1"/>
          <w:numId w:val="20"/>
        </w:numPr>
        <w:rPr>
          <w:ins w:id="657" w:author="Truong Nhan" w:date="2021-05-28T22:17:00Z"/>
        </w:rPr>
        <w:pPrChange w:id="658" w:author="Truong Nhan" w:date="2021-05-28T18:09:00Z">
          <w:pPr>
            <w:spacing w:before="80" w:after="80" w:line="312" w:lineRule="auto"/>
            <w:ind w:firstLine="709"/>
          </w:pPr>
        </w:pPrChange>
      </w:pPr>
      <w:bookmarkStart w:id="659" w:name="_Toc73185209"/>
      <w:ins w:id="660" w:author="Truong Nhan" w:date="2021-05-28T18:09:00Z">
        <w:r>
          <w:t>Biểu đồ usecase người quản trị</w:t>
        </w:r>
      </w:ins>
      <w:bookmarkEnd w:id="659"/>
    </w:p>
    <w:p w:rsidR="00D15A4F" w:rsidRDefault="008D5245" w:rsidP="008D5245">
      <w:pPr>
        <w:pStyle w:val="Image"/>
        <w:pPrChange w:id="661" w:author="Truong Nhan" w:date="2021-05-28T18:19:00Z">
          <w:pPr>
            <w:spacing w:before="80" w:after="80" w:line="312" w:lineRule="auto"/>
            <w:ind w:firstLine="709"/>
          </w:pPr>
        </w:pPrChange>
      </w:pPr>
      <w:r>
        <w:pict>
          <v:shape id="_x0000_i2371" type="#_x0000_t75" style="width:401.15pt;height:312.85pt">
            <v:imagedata r:id="rId13" o:title="admin"/>
          </v:shape>
        </w:pict>
      </w:r>
    </w:p>
    <w:p w:rsidR="00B5637D" w:rsidRDefault="00B5637D" w:rsidP="00B5637D">
      <w:pPr>
        <w:pStyle w:val="Caption"/>
        <w:jc w:val="center"/>
      </w:pPr>
      <w:bookmarkStart w:id="662" w:name="_Toc57216270"/>
      <w:bookmarkStart w:id="663" w:name="_Toc57216392"/>
      <w:bookmarkStart w:id="664" w:name="_Toc57216271"/>
      <w:bookmarkStart w:id="665" w:name="_Toc57216393"/>
      <w:bookmarkStart w:id="666" w:name="_Toc57216272"/>
      <w:bookmarkStart w:id="667" w:name="_Toc57216394"/>
      <w:bookmarkStart w:id="668" w:name="_Toc57216273"/>
      <w:bookmarkStart w:id="669" w:name="_Toc57216395"/>
      <w:bookmarkStart w:id="670" w:name="_Toc57216274"/>
      <w:bookmarkStart w:id="671" w:name="_Toc57216396"/>
      <w:bookmarkStart w:id="672" w:name="_Toc57216275"/>
      <w:bookmarkStart w:id="673" w:name="_Toc57216397"/>
      <w:bookmarkStart w:id="674" w:name="_Toc57216276"/>
      <w:bookmarkStart w:id="675" w:name="_Toc57216398"/>
      <w:bookmarkStart w:id="676" w:name="_Toc57216277"/>
      <w:bookmarkStart w:id="677" w:name="_Toc57216399"/>
      <w:bookmarkStart w:id="678" w:name="_Toc57216278"/>
      <w:bookmarkStart w:id="679" w:name="_Toc57216400"/>
      <w:bookmarkStart w:id="680" w:name="_Toc57216279"/>
      <w:bookmarkStart w:id="681" w:name="_Toc57216401"/>
      <w:bookmarkStart w:id="682" w:name="_Toc57216280"/>
      <w:bookmarkStart w:id="683" w:name="_Toc57216402"/>
      <w:bookmarkStart w:id="684" w:name="_Toc57216281"/>
      <w:bookmarkStart w:id="685" w:name="_Toc57216403"/>
      <w:bookmarkStart w:id="686" w:name="_Toc57216282"/>
      <w:bookmarkStart w:id="687" w:name="_Toc57216404"/>
      <w:bookmarkStart w:id="688" w:name="_Toc57216283"/>
      <w:bookmarkStart w:id="689" w:name="_Toc57216405"/>
      <w:bookmarkStart w:id="690" w:name="_Toc57216284"/>
      <w:bookmarkStart w:id="691" w:name="_Toc57216406"/>
      <w:bookmarkStart w:id="692" w:name="_Toc57216285"/>
      <w:bookmarkStart w:id="693" w:name="_Toc57216407"/>
      <w:bookmarkStart w:id="694" w:name="_Toc57216286"/>
      <w:bookmarkStart w:id="695" w:name="_Toc57216408"/>
      <w:bookmarkStart w:id="696" w:name="_Toc57216287"/>
      <w:bookmarkStart w:id="697" w:name="_Toc57216409"/>
      <w:bookmarkStart w:id="698" w:name="_Toc57216288"/>
      <w:bookmarkStart w:id="699" w:name="_Toc57216410"/>
      <w:bookmarkStart w:id="700" w:name="_Toc57216289"/>
      <w:bookmarkStart w:id="701" w:name="_Toc57216411"/>
      <w:bookmarkStart w:id="702" w:name="_Toc57216290"/>
      <w:bookmarkStart w:id="703" w:name="_Toc57216412"/>
      <w:bookmarkStart w:id="704" w:name="_Toc57216291"/>
      <w:bookmarkStart w:id="705" w:name="_Toc57216413"/>
      <w:bookmarkStart w:id="706" w:name="_Toc57216292"/>
      <w:bookmarkStart w:id="707" w:name="_Toc57216414"/>
      <w:bookmarkStart w:id="708" w:name="_Toc57216293"/>
      <w:bookmarkStart w:id="709" w:name="_Toc57216415"/>
      <w:bookmarkStart w:id="710" w:name="_Toc57216294"/>
      <w:bookmarkStart w:id="711" w:name="_Toc57216416"/>
      <w:bookmarkStart w:id="712" w:name="_Toc57216295"/>
      <w:bookmarkStart w:id="713" w:name="_Toc57216417"/>
      <w:bookmarkStart w:id="714" w:name="_Toc57216296"/>
      <w:bookmarkStart w:id="715" w:name="_Toc57216418"/>
      <w:bookmarkStart w:id="716" w:name="_Toc57216297"/>
      <w:bookmarkStart w:id="717" w:name="_Toc57216419"/>
      <w:bookmarkStart w:id="718" w:name="_Toc57216298"/>
      <w:bookmarkStart w:id="719" w:name="_Toc57216420"/>
      <w:bookmarkStart w:id="720" w:name="_Toc57216299"/>
      <w:bookmarkStart w:id="721" w:name="_Toc57216421"/>
      <w:bookmarkStart w:id="722" w:name="_Toc57216300"/>
      <w:bookmarkStart w:id="723" w:name="_Toc57216422"/>
      <w:bookmarkStart w:id="724" w:name="_Toc57216301"/>
      <w:bookmarkStart w:id="725" w:name="_Toc57216423"/>
      <w:bookmarkStart w:id="726" w:name="_Toc57216302"/>
      <w:bookmarkStart w:id="727" w:name="_Toc57216424"/>
      <w:bookmarkStart w:id="728" w:name="_Toc57216303"/>
      <w:bookmarkStart w:id="729" w:name="_Toc57216425"/>
      <w:bookmarkStart w:id="730" w:name="_Toc57216304"/>
      <w:bookmarkStart w:id="731" w:name="_Toc57216426"/>
      <w:bookmarkStart w:id="732" w:name="_Toc57216305"/>
      <w:bookmarkStart w:id="733" w:name="_Toc57216427"/>
      <w:bookmarkStart w:id="734" w:name="_Toc57216306"/>
      <w:bookmarkStart w:id="735" w:name="_Toc57216428"/>
      <w:bookmarkStart w:id="736" w:name="_Toc57216307"/>
      <w:bookmarkStart w:id="737" w:name="_Toc57216429"/>
      <w:bookmarkStart w:id="738" w:name="_Toc57216308"/>
      <w:bookmarkStart w:id="739" w:name="_Toc57216430"/>
      <w:bookmarkStart w:id="740" w:name="_Toc57216309"/>
      <w:bookmarkStart w:id="741" w:name="_Toc57216431"/>
      <w:bookmarkStart w:id="742" w:name="_Toc57216310"/>
      <w:bookmarkStart w:id="743" w:name="_Toc57216432"/>
      <w:bookmarkStart w:id="744" w:name="_Toc57216311"/>
      <w:bookmarkStart w:id="745" w:name="_Toc57216433"/>
      <w:bookmarkStart w:id="746" w:name="_Toc57216312"/>
      <w:bookmarkStart w:id="747" w:name="_Toc57216434"/>
      <w:bookmarkStart w:id="748" w:name="_Toc57216313"/>
      <w:bookmarkStart w:id="749" w:name="_Toc57216435"/>
      <w:bookmarkStart w:id="750" w:name="_Toc57216314"/>
      <w:bookmarkStart w:id="751" w:name="_Toc57216436"/>
      <w:bookmarkStart w:id="752" w:name="_Toc57216315"/>
      <w:bookmarkStart w:id="753" w:name="_Toc57216437"/>
      <w:bookmarkStart w:id="754" w:name="_Toc57216316"/>
      <w:bookmarkStart w:id="755" w:name="_Toc57216438"/>
      <w:bookmarkStart w:id="756" w:name="_Toc57216317"/>
      <w:bookmarkStart w:id="757" w:name="_Toc57216439"/>
      <w:bookmarkStart w:id="758" w:name="_Toc57216318"/>
      <w:bookmarkStart w:id="759" w:name="_Toc57216440"/>
      <w:bookmarkStart w:id="760" w:name="_Toc57216319"/>
      <w:bookmarkStart w:id="761" w:name="_Toc57216441"/>
      <w:bookmarkStart w:id="762" w:name="_Toc57216320"/>
      <w:bookmarkStart w:id="763" w:name="_Toc57216442"/>
      <w:bookmarkStart w:id="764" w:name="_Toc57216321"/>
      <w:bookmarkStart w:id="765" w:name="_Toc57216443"/>
      <w:bookmarkStart w:id="766" w:name="_Toc57216322"/>
      <w:bookmarkStart w:id="767" w:name="_Toc57216444"/>
      <w:bookmarkStart w:id="768" w:name="_Toc57216323"/>
      <w:bookmarkStart w:id="769" w:name="_Toc57216445"/>
      <w:bookmarkStart w:id="770" w:name="_Toc57216324"/>
      <w:bookmarkStart w:id="771" w:name="_Toc57216446"/>
      <w:bookmarkStart w:id="772" w:name="_Toc57216325"/>
      <w:bookmarkStart w:id="773" w:name="_Toc57216447"/>
      <w:bookmarkStart w:id="774" w:name="_Toc57216326"/>
      <w:bookmarkStart w:id="775" w:name="_Toc57216448"/>
      <w:bookmarkStart w:id="776" w:name="_Toc57216327"/>
      <w:bookmarkStart w:id="777" w:name="_Toc57216449"/>
      <w:bookmarkStart w:id="778" w:name="_Toc57216328"/>
      <w:bookmarkStart w:id="779" w:name="_Toc57216450"/>
      <w:bookmarkStart w:id="780" w:name="_Toc57216329"/>
      <w:bookmarkStart w:id="781" w:name="_Toc57216451"/>
      <w:bookmarkStart w:id="782" w:name="_Toc57216330"/>
      <w:bookmarkStart w:id="783" w:name="_Toc57216452"/>
      <w:bookmarkStart w:id="784" w:name="_Toc57216331"/>
      <w:bookmarkStart w:id="785" w:name="_Toc57216453"/>
      <w:bookmarkStart w:id="786" w:name="_Toc57216332"/>
      <w:bookmarkStart w:id="787" w:name="_Toc57216454"/>
      <w:bookmarkStart w:id="788" w:name="_Toc57216333"/>
      <w:bookmarkStart w:id="789" w:name="_Toc57216455"/>
      <w:bookmarkStart w:id="790" w:name="_Toc57216334"/>
      <w:bookmarkStart w:id="791" w:name="_Toc57216456"/>
      <w:bookmarkStart w:id="792" w:name="_Toc57216335"/>
      <w:bookmarkStart w:id="793" w:name="_Toc57216457"/>
      <w:bookmarkStart w:id="794" w:name="_Toc57216336"/>
      <w:bookmarkStart w:id="795" w:name="_Toc57216458"/>
      <w:bookmarkStart w:id="796" w:name="_Toc57216337"/>
      <w:bookmarkStart w:id="797" w:name="_Toc57216459"/>
      <w:bookmarkStart w:id="798" w:name="_Toc57216338"/>
      <w:bookmarkStart w:id="799" w:name="_Toc57216460"/>
      <w:bookmarkStart w:id="800" w:name="_Toc57216339"/>
      <w:bookmarkStart w:id="801" w:name="_Toc57216461"/>
      <w:bookmarkStart w:id="802" w:name="_Toc57216340"/>
      <w:bookmarkStart w:id="803" w:name="_Toc57216462"/>
      <w:bookmarkStart w:id="804" w:name="_Toc57216341"/>
      <w:bookmarkStart w:id="805" w:name="_Toc57216463"/>
      <w:bookmarkStart w:id="806" w:name="_Toc57216342"/>
      <w:bookmarkStart w:id="807" w:name="_Toc57216464"/>
      <w:bookmarkStart w:id="808" w:name="_Toc57216343"/>
      <w:bookmarkStart w:id="809" w:name="_Toc57216465"/>
      <w:bookmarkStart w:id="810" w:name="_Toc57216344"/>
      <w:bookmarkStart w:id="811" w:name="_Toc57216466"/>
      <w:bookmarkStart w:id="812" w:name="_Toc57216345"/>
      <w:bookmarkStart w:id="813" w:name="_Toc57216467"/>
      <w:bookmarkStart w:id="814" w:name="_Toc57216346"/>
      <w:bookmarkStart w:id="815" w:name="_Toc57216468"/>
      <w:bookmarkStart w:id="816" w:name="_Toc57216347"/>
      <w:bookmarkStart w:id="817" w:name="_Toc57216469"/>
      <w:bookmarkStart w:id="818" w:name="_Toc57216348"/>
      <w:bookmarkStart w:id="819" w:name="_Toc57216470"/>
      <w:bookmarkStart w:id="820" w:name="_Toc57216349"/>
      <w:bookmarkStart w:id="821" w:name="_Toc57216471"/>
      <w:bookmarkStart w:id="822" w:name="_Toc57216350"/>
      <w:bookmarkStart w:id="823" w:name="_Toc57216472"/>
      <w:bookmarkStart w:id="824" w:name="_Toc57216351"/>
      <w:bookmarkStart w:id="825" w:name="_Toc57216473"/>
      <w:bookmarkStart w:id="826" w:name="_Toc57216352"/>
      <w:bookmarkStart w:id="827" w:name="_Toc57216474"/>
      <w:bookmarkStart w:id="828" w:name="_Toc57216353"/>
      <w:bookmarkStart w:id="829" w:name="_Toc57216475"/>
      <w:bookmarkStart w:id="830" w:name="_Toc57216354"/>
      <w:bookmarkStart w:id="831" w:name="_Toc57216476"/>
      <w:bookmarkStart w:id="832" w:name="_Toc57216355"/>
      <w:bookmarkStart w:id="833" w:name="_Toc57216477"/>
      <w:bookmarkStart w:id="834" w:name="_Toc57216356"/>
      <w:bookmarkStart w:id="835" w:name="_Toc57216478"/>
      <w:bookmarkStart w:id="836" w:name="_Toc57216357"/>
      <w:bookmarkStart w:id="837" w:name="_Toc57216479"/>
      <w:bookmarkStart w:id="838" w:name="_Toc57216358"/>
      <w:bookmarkStart w:id="839" w:name="_Toc57216480"/>
      <w:bookmarkStart w:id="840" w:name="_Toc73181625"/>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r>
        <w:t xml:space="preserve">Hình </w:t>
      </w:r>
      <w:r>
        <w:fldChar w:fldCharType="begin"/>
      </w:r>
      <w:r>
        <w:instrText xml:space="preserve"> SEQ Hình \* ARABIC </w:instrText>
      </w:r>
      <w:r>
        <w:fldChar w:fldCharType="separate"/>
      </w:r>
      <w:r>
        <w:rPr>
          <w:noProof/>
        </w:rPr>
        <w:t>4</w:t>
      </w:r>
      <w:r>
        <w:fldChar w:fldCharType="end"/>
      </w:r>
      <w:r>
        <w:t xml:space="preserve">. </w:t>
      </w:r>
      <w:r w:rsidRPr="003B07A9">
        <w:t>Biểu đồ usecase người quản trị</w:t>
      </w:r>
      <w:bookmarkEnd w:id="840"/>
    </w:p>
    <w:p w:rsidR="00D12650" w:rsidRPr="00FC2B53" w:rsidRDefault="00D12650" w:rsidP="00D12650">
      <w:pPr>
        <w:pStyle w:val="Heading2"/>
        <w:numPr>
          <w:ilvl w:val="0"/>
          <w:numId w:val="20"/>
        </w:numPr>
        <w:spacing w:before="80" w:after="80" w:line="312" w:lineRule="auto"/>
        <w:rPr>
          <w:sz w:val="32"/>
          <w:szCs w:val="32"/>
        </w:rPr>
      </w:pPr>
      <w:del w:id="841" w:author="Truong Nhan" w:date="2021-05-28T18:10:00Z">
        <w:r w:rsidRPr="00FC2B53" w:rsidDel="007D479E">
          <w:rPr>
            <w:sz w:val="32"/>
            <w:szCs w:val="32"/>
          </w:rPr>
          <w:lastRenderedPageBreak/>
          <w:delText xml:space="preserve"> Kết ch</w:delText>
        </w:r>
        <w:r w:rsidRPr="00FC2B53" w:rsidDel="007D479E">
          <w:rPr>
            <w:rFonts w:hint="eastAsia"/>
            <w:sz w:val="32"/>
            <w:szCs w:val="32"/>
          </w:rPr>
          <w:delText>ươ</w:delText>
        </w:r>
        <w:r w:rsidRPr="00FC2B53" w:rsidDel="007D479E">
          <w:rPr>
            <w:sz w:val="32"/>
            <w:szCs w:val="32"/>
          </w:rPr>
          <w:delText>ng 2</w:delText>
        </w:r>
      </w:del>
      <w:ins w:id="842" w:author="PHONG VU" w:date="2021-04-27T13:27:00Z">
        <w:del w:id="843" w:author="Truong Nhan" w:date="2021-05-28T18:10:00Z">
          <w:r w:rsidR="00AE13CF" w:rsidRPr="00FC2B53" w:rsidDel="007D479E">
            <w:rPr>
              <w:sz w:val="32"/>
              <w:szCs w:val="32"/>
            </w:rPr>
            <w:delText>CCC</w:delText>
          </w:r>
        </w:del>
      </w:ins>
      <w:bookmarkStart w:id="844" w:name="_Toc73185210"/>
      <w:ins w:id="845" w:author="Truong Nhan" w:date="2021-05-28T18:10:00Z">
        <w:r w:rsidR="007D479E" w:rsidRPr="00FC2B53">
          <w:rPr>
            <w:sz w:val="32"/>
            <w:szCs w:val="32"/>
          </w:rPr>
          <w:t>Biểu đồ tuần tự</w:t>
        </w:r>
      </w:ins>
      <w:bookmarkEnd w:id="844"/>
    </w:p>
    <w:p w:rsidR="000449F4" w:rsidRPr="000449F4" w:rsidRDefault="007D479E" w:rsidP="00503C5A">
      <w:pPr>
        <w:pStyle w:val="Heading3"/>
        <w:numPr>
          <w:ilvl w:val="1"/>
          <w:numId w:val="20"/>
        </w:numPr>
        <w:rPr>
          <w:ins w:id="846" w:author="Truong Nhan" w:date="2021-05-28T18:23:00Z"/>
          <w:i/>
          <w:rPrChange w:id="847" w:author="Truong Nhan" w:date="2021-05-28T18:23:00Z">
            <w:rPr>
              <w:ins w:id="848" w:author="Truong Nhan" w:date="2021-05-28T18:23:00Z"/>
              <w:szCs w:val="26"/>
            </w:rPr>
          </w:rPrChange>
        </w:rPr>
        <w:pPrChange w:id="849" w:author="Truong Nhan" w:date="2021-05-28T18:10:00Z">
          <w:pPr>
            <w:spacing w:before="80" w:after="80" w:line="312" w:lineRule="auto"/>
            <w:ind w:firstLine="709"/>
          </w:pPr>
        </w:pPrChange>
      </w:pPr>
      <w:bookmarkStart w:id="850" w:name="_Toc73185211"/>
      <w:bookmarkEnd w:id="621"/>
      <w:bookmarkEnd w:id="622"/>
      <w:bookmarkEnd w:id="623"/>
      <w:bookmarkEnd w:id="624"/>
      <w:bookmarkEnd w:id="625"/>
      <w:bookmarkEnd w:id="626"/>
      <w:bookmarkEnd w:id="627"/>
      <w:ins w:id="851" w:author="Truong Nhan" w:date="2021-05-28T18:10:00Z">
        <w:r>
          <w:t xml:space="preserve">Biểu đồ tuần tự </w:t>
        </w:r>
      </w:ins>
      <w:ins w:id="852" w:author="Truong Nhan" w:date="2021-05-28T18:11:00Z">
        <w:r w:rsidR="00D15A4F">
          <w:t>đăng nhập admin</w:t>
        </w:r>
        <w:bookmarkEnd w:id="850"/>
        <w:r w:rsidR="00D15A4F">
          <w:t xml:space="preserve"> </w:t>
        </w:r>
      </w:ins>
    </w:p>
    <w:p w:rsidR="00597ACA" w:rsidRPr="007D479E" w:rsidRDefault="000449F4" w:rsidP="00B5637D">
      <w:pPr>
        <w:pStyle w:val="Image"/>
      </w:pPr>
      <w:ins w:id="853" w:author="Truong Nhan" w:date="2021-05-28T18:23:00Z">
        <w:r w:rsidRPr="007D479E" w:rsidDel="007D479E">
          <w:t xml:space="preserve"> </w:t>
        </w:r>
      </w:ins>
      <w:r w:rsidR="00B36CB1">
        <w:pict>
          <v:shape id="_x0000_i2368" type="#_x0000_t75" style="width:453.45pt;height:285.45pt">
            <v:imagedata r:id="rId14" o:title="login_admin"/>
          </v:shape>
        </w:pict>
      </w:r>
      <w:del w:id="854" w:author="Truong Nhan" w:date="2021-05-28T18:10:00Z">
        <w:r w:rsidR="00597ACA" w:rsidRPr="007D479E" w:rsidDel="007D479E">
          <w:delText xml:space="preserve">Quy trình </w:delText>
        </w:r>
        <w:r w:rsidR="00D12650" w:rsidRPr="007D479E" w:rsidDel="007D479E">
          <w:delText>….</w:delText>
        </w:r>
        <w:r w:rsidR="00597ACA" w:rsidRPr="007D479E" w:rsidDel="007D479E">
          <w:delText xml:space="preserve">. </w:delText>
        </w:r>
      </w:del>
    </w:p>
    <w:p w:rsidR="00B5637D" w:rsidRDefault="00B5637D" w:rsidP="00B5637D">
      <w:pPr>
        <w:pStyle w:val="Caption"/>
        <w:jc w:val="center"/>
      </w:pPr>
      <w:bookmarkStart w:id="855" w:name="_Toc73181626"/>
      <w:r>
        <w:t xml:space="preserve">Hình </w:t>
      </w:r>
      <w:r>
        <w:fldChar w:fldCharType="begin"/>
      </w:r>
      <w:r>
        <w:instrText xml:space="preserve"> SEQ Hình \* ARABIC </w:instrText>
      </w:r>
      <w:r>
        <w:fldChar w:fldCharType="separate"/>
      </w:r>
      <w:r>
        <w:rPr>
          <w:noProof/>
        </w:rPr>
        <w:t>5</w:t>
      </w:r>
      <w:r>
        <w:fldChar w:fldCharType="end"/>
      </w:r>
      <w:r>
        <w:t xml:space="preserve">. </w:t>
      </w:r>
      <w:r w:rsidRPr="00416EB1">
        <w:t>Biểu đồ tuần tự đăng nhập admin</w:t>
      </w:r>
      <w:bookmarkEnd w:id="855"/>
    </w:p>
    <w:p w:rsidR="007D479E" w:rsidRPr="000449F4" w:rsidRDefault="007D479E" w:rsidP="00503C5A">
      <w:pPr>
        <w:pStyle w:val="Heading3"/>
        <w:numPr>
          <w:ilvl w:val="1"/>
          <w:numId w:val="20"/>
        </w:numPr>
        <w:rPr>
          <w:ins w:id="856" w:author="Truong Nhan" w:date="2021-05-28T18:23:00Z"/>
          <w:i/>
          <w:rPrChange w:id="857" w:author="Truong Nhan" w:date="2021-05-28T18:23:00Z">
            <w:rPr>
              <w:ins w:id="858" w:author="Truong Nhan" w:date="2021-05-28T18:23:00Z"/>
            </w:rPr>
          </w:rPrChange>
        </w:rPr>
      </w:pPr>
      <w:bookmarkStart w:id="859" w:name="_Toc73185212"/>
      <w:ins w:id="860" w:author="Truong Nhan" w:date="2021-05-28T18:11:00Z">
        <w:r>
          <w:t xml:space="preserve">Biểu đồ tuần tự </w:t>
        </w:r>
      </w:ins>
      <w:ins w:id="861" w:author="Truong Nhan" w:date="2021-05-28T18:12:00Z">
        <w:r w:rsidR="00D15A4F">
          <w:t>thêm sản phẩm</w:t>
        </w:r>
      </w:ins>
      <w:bookmarkEnd w:id="859"/>
    </w:p>
    <w:p w:rsidR="000449F4" w:rsidRDefault="00B36CB1">
      <w:pPr>
        <w:pStyle w:val="Image"/>
        <w:pPrChange w:id="862" w:author="Truong Nhan" w:date="2021-05-28T18:23:00Z">
          <w:pPr>
            <w:pStyle w:val="ListParagraph"/>
            <w:numPr>
              <w:ilvl w:val="1"/>
              <w:numId w:val="20"/>
            </w:numPr>
            <w:spacing w:before="80" w:after="80" w:line="312" w:lineRule="auto"/>
            <w:ind w:left="990" w:hanging="720"/>
          </w:pPr>
        </w:pPrChange>
      </w:pPr>
      <w:r>
        <w:pict>
          <v:shape id="_x0000_i2367" type="#_x0000_t75" style="width:453.45pt;height:181.7pt">
            <v:imagedata r:id="rId15" o:title="add_product"/>
          </v:shape>
        </w:pict>
      </w:r>
    </w:p>
    <w:p w:rsidR="00FC2B53" w:rsidRDefault="00B5637D" w:rsidP="00B5637D">
      <w:pPr>
        <w:pStyle w:val="Caption"/>
        <w:jc w:val="center"/>
      </w:pPr>
      <w:bookmarkStart w:id="863" w:name="_Toc73181627"/>
      <w:r>
        <w:t xml:space="preserve">Hình </w:t>
      </w:r>
      <w:r>
        <w:fldChar w:fldCharType="begin"/>
      </w:r>
      <w:r>
        <w:instrText xml:space="preserve"> SEQ Hình \* ARABIC </w:instrText>
      </w:r>
      <w:r>
        <w:fldChar w:fldCharType="separate"/>
      </w:r>
      <w:r>
        <w:rPr>
          <w:noProof/>
        </w:rPr>
        <w:t>6</w:t>
      </w:r>
      <w:r>
        <w:fldChar w:fldCharType="end"/>
      </w:r>
      <w:r>
        <w:t xml:space="preserve">. </w:t>
      </w:r>
      <w:r w:rsidRPr="0096553E">
        <w:t>Biểu đồ tuần tự thêm sản phẩm</w:t>
      </w:r>
      <w:bookmarkEnd w:id="863"/>
    </w:p>
    <w:p w:rsidR="007D479E" w:rsidRPr="000449F4" w:rsidRDefault="007D479E" w:rsidP="00736D1E">
      <w:pPr>
        <w:pStyle w:val="Heading3"/>
        <w:numPr>
          <w:ilvl w:val="1"/>
          <w:numId w:val="20"/>
        </w:numPr>
        <w:ind w:left="1440" w:hanging="810"/>
        <w:rPr>
          <w:ins w:id="864" w:author="Truong Nhan" w:date="2021-05-28T18:24:00Z"/>
          <w:i/>
          <w:rPrChange w:id="865" w:author="Truong Nhan" w:date="2021-05-28T18:24:00Z">
            <w:rPr>
              <w:ins w:id="866" w:author="Truong Nhan" w:date="2021-05-28T18:24:00Z"/>
            </w:rPr>
          </w:rPrChange>
        </w:rPr>
      </w:pPr>
      <w:bookmarkStart w:id="867" w:name="_Toc73185213"/>
      <w:ins w:id="868" w:author="Truong Nhan" w:date="2021-05-28T18:11:00Z">
        <w:r>
          <w:lastRenderedPageBreak/>
          <w:t xml:space="preserve">Biểu đồ tuần tự </w:t>
        </w:r>
      </w:ins>
      <w:ins w:id="869" w:author="Truong Nhan" w:date="2021-05-28T18:12:00Z">
        <w:r w:rsidR="00D15A4F">
          <w:t>chỉnh sửa sản phẩm</w:t>
        </w:r>
      </w:ins>
      <w:bookmarkEnd w:id="867"/>
    </w:p>
    <w:p w:rsidR="000449F4" w:rsidRDefault="00B36CB1">
      <w:pPr>
        <w:pStyle w:val="Image"/>
        <w:pPrChange w:id="870" w:author="Truong Nhan" w:date="2021-05-28T18:24:00Z">
          <w:pPr>
            <w:pStyle w:val="ListParagraph"/>
            <w:numPr>
              <w:ilvl w:val="1"/>
              <w:numId w:val="20"/>
            </w:numPr>
            <w:spacing w:before="80" w:after="80" w:line="312" w:lineRule="auto"/>
            <w:ind w:left="990" w:hanging="720"/>
          </w:pPr>
        </w:pPrChange>
      </w:pPr>
      <w:r>
        <w:pict>
          <v:shape id="_x0000_i2366" type="#_x0000_t75" style="width:453.45pt;height:310.3pt">
            <v:imagedata r:id="rId16" o:title="edit_product"/>
          </v:shape>
        </w:pict>
      </w:r>
    </w:p>
    <w:p w:rsidR="00B5637D" w:rsidRDefault="00B5637D" w:rsidP="00B5637D">
      <w:pPr>
        <w:pStyle w:val="Caption"/>
        <w:jc w:val="center"/>
      </w:pPr>
      <w:bookmarkStart w:id="871" w:name="_Toc73181628"/>
      <w:r>
        <w:t xml:space="preserve">Hình </w:t>
      </w:r>
      <w:r>
        <w:fldChar w:fldCharType="begin"/>
      </w:r>
      <w:r>
        <w:instrText xml:space="preserve"> SEQ Hình \* ARABIC </w:instrText>
      </w:r>
      <w:r>
        <w:fldChar w:fldCharType="separate"/>
      </w:r>
      <w:r>
        <w:rPr>
          <w:noProof/>
        </w:rPr>
        <w:t>7</w:t>
      </w:r>
      <w:r>
        <w:fldChar w:fldCharType="end"/>
      </w:r>
      <w:r>
        <w:t xml:space="preserve">. </w:t>
      </w:r>
      <w:r w:rsidRPr="00F7612E">
        <w:t>Biểu đồ tuần tự chỉnh sửa sản phẩm</w:t>
      </w:r>
      <w:bookmarkEnd w:id="871"/>
    </w:p>
    <w:p w:rsidR="007D479E" w:rsidRPr="000449F4" w:rsidRDefault="007D479E" w:rsidP="00503C5A">
      <w:pPr>
        <w:pStyle w:val="Heading3"/>
        <w:numPr>
          <w:ilvl w:val="1"/>
          <w:numId w:val="181"/>
        </w:numPr>
        <w:rPr>
          <w:ins w:id="872" w:author="Truong Nhan" w:date="2021-05-28T18:24:00Z"/>
          <w:i/>
          <w:rPrChange w:id="873" w:author="Truong Nhan" w:date="2021-05-28T18:24:00Z">
            <w:rPr>
              <w:ins w:id="874" w:author="Truong Nhan" w:date="2021-05-28T18:24:00Z"/>
            </w:rPr>
          </w:rPrChange>
        </w:rPr>
      </w:pPr>
      <w:bookmarkStart w:id="875" w:name="_Toc73185214"/>
      <w:ins w:id="876" w:author="Truong Nhan" w:date="2021-05-28T18:11:00Z">
        <w:r>
          <w:t xml:space="preserve">Biểu đồ tuần tự </w:t>
        </w:r>
      </w:ins>
      <w:ins w:id="877" w:author="Truong Nhan" w:date="2021-05-28T18:12:00Z">
        <w:r w:rsidR="00D15A4F">
          <w:t>xóa sản phẩm</w:t>
        </w:r>
      </w:ins>
      <w:bookmarkEnd w:id="875"/>
    </w:p>
    <w:p w:rsidR="000449F4" w:rsidRDefault="00B36CB1">
      <w:pPr>
        <w:pStyle w:val="Image"/>
        <w:pPrChange w:id="878" w:author="Truong Nhan" w:date="2021-05-28T18:24:00Z">
          <w:pPr>
            <w:pStyle w:val="ListParagraph"/>
            <w:numPr>
              <w:ilvl w:val="1"/>
              <w:numId w:val="20"/>
            </w:numPr>
            <w:spacing w:before="80" w:after="80" w:line="312" w:lineRule="auto"/>
            <w:ind w:left="990" w:hanging="720"/>
          </w:pPr>
        </w:pPrChange>
      </w:pPr>
      <w:r>
        <w:pict>
          <v:shape id="_x0000_i2365" type="#_x0000_t75" style="width:453.45pt;height:203.15pt">
            <v:imagedata r:id="rId17" o:title="delete_product"/>
          </v:shape>
        </w:pict>
      </w:r>
    </w:p>
    <w:p w:rsidR="00FC2B53" w:rsidRDefault="00B5637D" w:rsidP="00B5637D">
      <w:pPr>
        <w:pStyle w:val="Caption"/>
        <w:jc w:val="center"/>
      </w:pPr>
      <w:bookmarkStart w:id="879" w:name="_Toc73181629"/>
      <w:r>
        <w:t xml:space="preserve">Hình </w:t>
      </w:r>
      <w:r>
        <w:fldChar w:fldCharType="begin"/>
      </w:r>
      <w:r>
        <w:instrText xml:space="preserve"> SEQ Hình \* ARABIC </w:instrText>
      </w:r>
      <w:r>
        <w:fldChar w:fldCharType="separate"/>
      </w:r>
      <w:r>
        <w:rPr>
          <w:noProof/>
        </w:rPr>
        <w:t>8</w:t>
      </w:r>
      <w:r>
        <w:fldChar w:fldCharType="end"/>
      </w:r>
      <w:r>
        <w:t xml:space="preserve">. </w:t>
      </w:r>
      <w:r w:rsidRPr="00AE1F34">
        <w:t>Biểu đồ tuần tự xóa sản phẩm</w:t>
      </w:r>
      <w:bookmarkEnd w:id="879"/>
    </w:p>
    <w:p w:rsidR="00FC2B53" w:rsidRDefault="00FC2B53" w:rsidP="00FC2B53">
      <w:pPr>
        <w:pStyle w:val="Image"/>
      </w:pPr>
    </w:p>
    <w:p w:rsidR="007D479E" w:rsidRPr="000449F4" w:rsidRDefault="007D479E" w:rsidP="00503C5A">
      <w:pPr>
        <w:pStyle w:val="Heading3"/>
        <w:numPr>
          <w:ilvl w:val="1"/>
          <w:numId w:val="181"/>
        </w:numPr>
        <w:rPr>
          <w:ins w:id="880" w:author="Truong Nhan" w:date="2021-05-28T18:24:00Z"/>
          <w:i/>
          <w:rPrChange w:id="881" w:author="Truong Nhan" w:date="2021-05-28T18:24:00Z">
            <w:rPr>
              <w:ins w:id="882" w:author="Truong Nhan" w:date="2021-05-28T18:24:00Z"/>
            </w:rPr>
          </w:rPrChange>
        </w:rPr>
      </w:pPr>
      <w:bookmarkStart w:id="883" w:name="_Toc73185215"/>
      <w:ins w:id="884" w:author="Truong Nhan" w:date="2021-05-28T18:11:00Z">
        <w:r>
          <w:lastRenderedPageBreak/>
          <w:t xml:space="preserve">Biểu đồ tuần tự </w:t>
        </w:r>
      </w:ins>
      <w:ins w:id="885" w:author="Truong Nhan" w:date="2021-05-28T18:12:00Z">
        <w:r w:rsidR="00D15A4F">
          <w:t>upload ảnh sản phẩm</w:t>
        </w:r>
      </w:ins>
      <w:bookmarkEnd w:id="883"/>
    </w:p>
    <w:p w:rsidR="000449F4" w:rsidRDefault="00B36CB1">
      <w:pPr>
        <w:pStyle w:val="Image"/>
        <w:pPrChange w:id="886" w:author="Truong Nhan" w:date="2021-05-28T18:24:00Z">
          <w:pPr>
            <w:pStyle w:val="ListParagraph"/>
            <w:numPr>
              <w:ilvl w:val="1"/>
              <w:numId w:val="20"/>
            </w:numPr>
            <w:spacing w:before="80" w:after="80" w:line="312" w:lineRule="auto"/>
            <w:ind w:left="990" w:hanging="720"/>
          </w:pPr>
        </w:pPrChange>
      </w:pPr>
      <w:r>
        <w:pict>
          <v:shape id="_x0000_i2364" type="#_x0000_t75" style="width:453.45pt;height:336pt">
            <v:imagedata r:id="rId18" o:title="Upload_image"/>
          </v:shape>
        </w:pict>
      </w:r>
    </w:p>
    <w:p w:rsidR="00B5637D" w:rsidRDefault="00B5637D" w:rsidP="00B5637D">
      <w:pPr>
        <w:pStyle w:val="Caption"/>
        <w:jc w:val="center"/>
      </w:pPr>
      <w:bookmarkStart w:id="887" w:name="_Toc73181630"/>
      <w:r>
        <w:t xml:space="preserve">Hình </w:t>
      </w:r>
      <w:r>
        <w:fldChar w:fldCharType="begin"/>
      </w:r>
      <w:r>
        <w:instrText xml:space="preserve"> SEQ Hình \* ARABIC </w:instrText>
      </w:r>
      <w:r>
        <w:fldChar w:fldCharType="separate"/>
      </w:r>
      <w:r>
        <w:rPr>
          <w:noProof/>
        </w:rPr>
        <w:t>9</w:t>
      </w:r>
      <w:r>
        <w:fldChar w:fldCharType="end"/>
      </w:r>
      <w:r>
        <w:t xml:space="preserve">. </w:t>
      </w:r>
      <w:r w:rsidRPr="00AF2F07">
        <w:t>Biểu đồ tuần tự upload ảnh sản phẩm</w:t>
      </w:r>
      <w:bookmarkEnd w:id="887"/>
    </w:p>
    <w:p w:rsidR="007D479E" w:rsidRPr="000449F4" w:rsidRDefault="007D479E" w:rsidP="00503C5A">
      <w:pPr>
        <w:pStyle w:val="Heading3"/>
        <w:numPr>
          <w:ilvl w:val="1"/>
          <w:numId w:val="182"/>
        </w:numPr>
        <w:rPr>
          <w:ins w:id="888" w:author="Truong Nhan" w:date="2021-05-28T18:24:00Z"/>
          <w:i/>
          <w:rPrChange w:id="889" w:author="Truong Nhan" w:date="2021-05-28T18:24:00Z">
            <w:rPr>
              <w:ins w:id="890" w:author="Truong Nhan" w:date="2021-05-28T18:24:00Z"/>
            </w:rPr>
          </w:rPrChange>
        </w:rPr>
      </w:pPr>
      <w:bookmarkStart w:id="891" w:name="_Toc73185216"/>
      <w:ins w:id="892" w:author="Truong Nhan" w:date="2021-05-28T18:11:00Z">
        <w:r>
          <w:t xml:space="preserve">Biểu đồ tuần tự </w:t>
        </w:r>
      </w:ins>
      <w:ins w:id="893" w:author="Truong Nhan" w:date="2021-05-28T18:12:00Z">
        <w:r w:rsidR="00D15A4F">
          <w:t>duyệt đơn hàng</w:t>
        </w:r>
      </w:ins>
      <w:bookmarkEnd w:id="891"/>
    </w:p>
    <w:p w:rsidR="000449F4" w:rsidRDefault="00B36CB1">
      <w:pPr>
        <w:pStyle w:val="Image"/>
        <w:pPrChange w:id="894" w:author="Truong Nhan" w:date="2021-05-28T18:24:00Z">
          <w:pPr>
            <w:pStyle w:val="ListParagraph"/>
            <w:numPr>
              <w:ilvl w:val="1"/>
              <w:numId w:val="20"/>
            </w:numPr>
            <w:spacing w:before="80" w:after="80" w:line="312" w:lineRule="auto"/>
            <w:ind w:left="990" w:hanging="720"/>
          </w:pPr>
        </w:pPrChange>
      </w:pPr>
      <w:r>
        <w:pict>
          <v:shape id="_x0000_i2363" type="#_x0000_t75" style="width:453.45pt;height:180pt">
            <v:imagedata r:id="rId19" o:title="order"/>
          </v:shape>
        </w:pict>
      </w:r>
    </w:p>
    <w:p w:rsidR="007C1215" w:rsidRDefault="00B5637D" w:rsidP="00B5637D">
      <w:pPr>
        <w:pStyle w:val="Caption"/>
        <w:jc w:val="center"/>
      </w:pPr>
      <w:bookmarkStart w:id="895" w:name="_Toc73181631"/>
      <w:r>
        <w:t xml:space="preserve">Hình </w:t>
      </w:r>
      <w:r>
        <w:fldChar w:fldCharType="begin"/>
      </w:r>
      <w:r>
        <w:instrText xml:space="preserve"> SEQ Hình \* ARABIC </w:instrText>
      </w:r>
      <w:r>
        <w:fldChar w:fldCharType="separate"/>
      </w:r>
      <w:r>
        <w:rPr>
          <w:noProof/>
        </w:rPr>
        <w:t>10</w:t>
      </w:r>
      <w:r>
        <w:fldChar w:fldCharType="end"/>
      </w:r>
      <w:r>
        <w:t xml:space="preserve">. </w:t>
      </w:r>
      <w:r w:rsidRPr="00635088">
        <w:t>Biểu đồ tuần tự duyệt đơn hàng</w:t>
      </w:r>
      <w:bookmarkEnd w:id="895"/>
    </w:p>
    <w:p w:rsidR="000449F4" w:rsidRPr="008416C2" w:rsidRDefault="007D479E" w:rsidP="00503C5A">
      <w:pPr>
        <w:pStyle w:val="Heading3"/>
        <w:numPr>
          <w:ilvl w:val="1"/>
          <w:numId w:val="182"/>
        </w:numPr>
        <w:rPr>
          <w:i/>
        </w:rPr>
        <w:pPrChange w:id="896" w:author="Truong Nhan" w:date="2021-05-28T18:26:00Z">
          <w:pPr>
            <w:pStyle w:val="ListParagraph"/>
            <w:numPr>
              <w:ilvl w:val="1"/>
              <w:numId w:val="20"/>
            </w:numPr>
            <w:spacing w:before="80" w:after="80" w:line="312" w:lineRule="auto"/>
            <w:ind w:left="990" w:hanging="720"/>
          </w:pPr>
        </w:pPrChange>
      </w:pPr>
      <w:bookmarkStart w:id="897" w:name="_Toc73185217"/>
      <w:ins w:id="898" w:author="Truong Nhan" w:date="2021-05-28T18:11:00Z">
        <w:r>
          <w:lastRenderedPageBreak/>
          <w:t xml:space="preserve">Biểu đồ tuần tự </w:t>
        </w:r>
      </w:ins>
      <w:ins w:id="899" w:author="Truong Nhan" w:date="2021-05-28T18:12:00Z">
        <w:r w:rsidR="00D15A4F">
          <w:t>giỏ hàng</w:t>
        </w:r>
      </w:ins>
      <w:bookmarkEnd w:id="897"/>
    </w:p>
    <w:p w:rsidR="008416C2" w:rsidRDefault="00B36CB1" w:rsidP="008416C2">
      <w:pPr>
        <w:pStyle w:val="Image"/>
      </w:pPr>
      <w:r>
        <w:pict>
          <v:shape id="_x0000_i2362" type="#_x0000_t75" style="width:453.45pt;height:200.55pt">
            <v:imagedata r:id="rId20" o:title="giohang"/>
          </v:shape>
        </w:pict>
      </w:r>
    </w:p>
    <w:p w:rsidR="00B5637D" w:rsidRDefault="00B5637D" w:rsidP="00B5637D">
      <w:pPr>
        <w:pStyle w:val="Caption"/>
        <w:jc w:val="center"/>
      </w:pPr>
      <w:bookmarkStart w:id="900" w:name="_Toc73181632"/>
      <w:r>
        <w:t xml:space="preserve">Hình </w:t>
      </w:r>
      <w:r>
        <w:fldChar w:fldCharType="begin"/>
      </w:r>
      <w:r>
        <w:instrText xml:space="preserve"> SEQ Hình \* ARABIC </w:instrText>
      </w:r>
      <w:r>
        <w:fldChar w:fldCharType="separate"/>
      </w:r>
      <w:r>
        <w:rPr>
          <w:noProof/>
        </w:rPr>
        <w:t>11</w:t>
      </w:r>
      <w:r>
        <w:fldChar w:fldCharType="end"/>
      </w:r>
      <w:r>
        <w:t xml:space="preserve">. </w:t>
      </w:r>
      <w:r w:rsidRPr="00E91096">
        <w:t>Biểu đồ tuần tự giỏ hàng</w:t>
      </w:r>
      <w:bookmarkEnd w:id="900"/>
    </w:p>
    <w:p w:rsidR="00D15A4F" w:rsidRPr="00503C5A" w:rsidRDefault="00D15A4F" w:rsidP="0006567F">
      <w:pPr>
        <w:pStyle w:val="Heading2"/>
        <w:numPr>
          <w:ilvl w:val="0"/>
          <w:numId w:val="182"/>
        </w:numPr>
        <w:rPr>
          <w:ins w:id="901" w:author="Truong Nhan" w:date="2021-05-28T18:11:00Z"/>
        </w:rPr>
      </w:pPr>
      <w:bookmarkStart w:id="902" w:name="_Toc73185218"/>
      <w:ins w:id="903" w:author="Truong Nhan" w:date="2021-05-28T18:11:00Z">
        <w:r w:rsidRPr="00503C5A">
          <w:t>Biểu đồ ERD</w:t>
        </w:r>
        <w:bookmarkEnd w:id="902"/>
      </w:ins>
    </w:p>
    <w:p w:rsidR="00E23626" w:rsidRDefault="00B36CB1">
      <w:pPr>
        <w:rPr>
          <w:szCs w:val="26"/>
        </w:rPr>
      </w:pPr>
      <w:r>
        <w:rPr>
          <w:szCs w:val="26"/>
        </w:rPr>
        <w:pict>
          <v:shape id="_x0000_i2361" type="#_x0000_t75" style="width:453.45pt;height:292.3pt">
            <v:imagedata r:id="rId21" o:title="ERDDiagram1"/>
          </v:shape>
        </w:pict>
      </w:r>
    </w:p>
    <w:p w:rsidR="00B5637D" w:rsidRDefault="00B5637D" w:rsidP="00B5637D">
      <w:pPr>
        <w:pStyle w:val="Caption"/>
        <w:jc w:val="center"/>
      </w:pPr>
      <w:bookmarkStart w:id="904" w:name="_Toc73181633"/>
      <w:r>
        <w:t xml:space="preserve">Hình </w:t>
      </w:r>
      <w:r>
        <w:fldChar w:fldCharType="begin"/>
      </w:r>
      <w:r>
        <w:instrText xml:space="preserve"> SEQ Hình \* ARABIC </w:instrText>
      </w:r>
      <w:r>
        <w:fldChar w:fldCharType="separate"/>
      </w:r>
      <w:r>
        <w:rPr>
          <w:noProof/>
        </w:rPr>
        <w:t>12</w:t>
      </w:r>
      <w:r>
        <w:fldChar w:fldCharType="end"/>
      </w:r>
      <w:r>
        <w:t xml:space="preserve">. </w:t>
      </w:r>
      <w:r w:rsidRPr="00363440">
        <w:t>Biểu đồ ERD</w:t>
      </w:r>
      <w:bookmarkEnd w:id="904"/>
    </w:p>
    <w:p w:rsidR="00D12650" w:rsidRPr="00A94D2E" w:rsidRDefault="00D12650" w:rsidP="00D12650">
      <w:pPr>
        <w:pStyle w:val="Heading1"/>
        <w:spacing w:before="600" w:after="600" w:line="312" w:lineRule="auto"/>
        <w:jc w:val="center"/>
        <w:rPr>
          <w:i w:val="0"/>
          <w:sz w:val="36"/>
          <w:szCs w:val="36"/>
        </w:rPr>
      </w:pPr>
      <w:bookmarkStart w:id="905" w:name="_Toc73185219"/>
      <w:r w:rsidRPr="00A94D2E">
        <w:rPr>
          <w:b/>
          <w:i w:val="0"/>
          <w:sz w:val="36"/>
          <w:szCs w:val="36"/>
        </w:rPr>
        <w:lastRenderedPageBreak/>
        <w:t xml:space="preserve">Chương </w:t>
      </w:r>
      <w:ins w:id="906" w:author="Truong Nhan" w:date="2021-05-28T10:49:00Z">
        <w:r w:rsidR="00146F75" w:rsidRPr="00A94D2E">
          <w:rPr>
            <w:b/>
            <w:i w:val="0"/>
            <w:sz w:val="36"/>
            <w:szCs w:val="36"/>
          </w:rPr>
          <w:t>3</w:t>
        </w:r>
      </w:ins>
      <w:del w:id="907" w:author="Truong Nhan" w:date="2021-05-28T10:49:00Z">
        <w:r w:rsidRPr="00A94D2E" w:rsidDel="00146F75">
          <w:rPr>
            <w:b/>
            <w:i w:val="0"/>
            <w:sz w:val="36"/>
            <w:szCs w:val="36"/>
          </w:rPr>
          <w:delText>2</w:delText>
        </w:r>
      </w:del>
      <w:r w:rsidRPr="00A94D2E">
        <w:rPr>
          <w:b/>
          <w:i w:val="0"/>
          <w:sz w:val="36"/>
          <w:szCs w:val="36"/>
        </w:rPr>
        <w:t xml:space="preserve">. XÂY DỰNG </w:t>
      </w:r>
      <w:del w:id="908" w:author="Truong Nhan" w:date="2021-05-28T18:12:00Z">
        <w:r w:rsidRPr="00A94D2E" w:rsidDel="00D15A4F">
          <w:rPr>
            <w:b/>
            <w:i w:val="0"/>
            <w:sz w:val="36"/>
            <w:szCs w:val="36"/>
          </w:rPr>
          <w:delText>…</w:delText>
        </w:r>
      </w:del>
      <w:ins w:id="909" w:author="Truong Nhan" w:date="2021-05-28T18:12:00Z">
        <w:r w:rsidR="00D15A4F" w:rsidRPr="00A94D2E">
          <w:rPr>
            <w:b/>
            <w:i w:val="0"/>
            <w:sz w:val="36"/>
            <w:szCs w:val="36"/>
          </w:rPr>
          <w:t>WEBSITE BÁN ĐỒNG HỒ</w:t>
        </w:r>
        <w:bookmarkEnd w:id="905"/>
        <w:r w:rsidR="00D15A4F" w:rsidRPr="00A94D2E">
          <w:rPr>
            <w:b/>
            <w:i w:val="0"/>
            <w:sz w:val="36"/>
            <w:szCs w:val="36"/>
          </w:rPr>
          <w:t xml:space="preserve"> </w:t>
        </w:r>
      </w:ins>
    </w:p>
    <w:p w:rsidR="00D12650" w:rsidRPr="007C1215" w:rsidRDefault="00D12650" w:rsidP="0036077A">
      <w:pPr>
        <w:pStyle w:val="Heading2"/>
        <w:numPr>
          <w:ilvl w:val="0"/>
          <w:numId w:val="122"/>
        </w:numPr>
        <w:spacing w:before="80" w:after="80" w:line="312" w:lineRule="auto"/>
        <w:rPr>
          <w:sz w:val="32"/>
          <w:szCs w:val="32"/>
        </w:rPr>
      </w:pPr>
      <w:del w:id="910" w:author="Truong Nhan" w:date="2021-05-28T18:13:00Z">
        <w:r w:rsidRPr="007C1215" w:rsidDel="00D15A4F">
          <w:rPr>
            <w:sz w:val="32"/>
            <w:szCs w:val="32"/>
          </w:rPr>
          <w:delText>AAAAA</w:delText>
        </w:r>
      </w:del>
      <w:bookmarkStart w:id="911" w:name="_Toc73185220"/>
      <w:r w:rsidR="00D27C77" w:rsidRPr="007C1215">
        <w:rPr>
          <w:sz w:val="32"/>
          <w:szCs w:val="32"/>
        </w:rPr>
        <w:t>N</w:t>
      </w:r>
      <w:ins w:id="912" w:author="Truong Nhan" w:date="2021-05-28T18:13:00Z">
        <w:r w:rsidR="00D15A4F" w:rsidRPr="007C1215">
          <w:rPr>
            <w:sz w:val="32"/>
            <w:szCs w:val="32"/>
          </w:rPr>
          <w:t>gười dùng</w:t>
        </w:r>
      </w:ins>
      <w:bookmarkEnd w:id="911"/>
    </w:p>
    <w:p w:rsidR="00D27C77" w:rsidRDefault="00D27C77" w:rsidP="005E5272">
      <w:pPr>
        <w:pStyle w:val="Heading3"/>
        <w:numPr>
          <w:ilvl w:val="1"/>
          <w:numId w:val="122"/>
        </w:numPr>
      </w:pPr>
      <w:bookmarkStart w:id="913" w:name="_Toc73185221"/>
      <w:r>
        <w:t>Giao diện người dùng</w:t>
      </w:r>
      <w:bookmarkEnd w:id="913"/>
    </w:p>
    <w:p w:rsidR="00E23626" w:rsidRDefault="00E23626" w:rsidP="00E23626">
      <w:pPr>
        <w:pStyle w:val="ListParagraph"/>
        <w:spacing w:before="80" w:after="80" w:line="312" w:lineRule="auto"/>
        <w:ind w:left="810" w:firstLine="0"/>
        <w:rPr>
          <w:szCs w:val="26"/>
        </w:rPr>
      </w:pPr>
    </w:p>
    <w:p w:rsidR="00AD3E5D" w:rsidRDefault="00636B36" w:rsidP="00E23626">
      <w:pPr>
        <w:pStyle w:val="Image"/>
      </w:pPr>
      <w:r>
        <w:pict>
          <v:shape id="_x0000_i2360" type="#_x0000_t75" style="width:436.3pt;height:256.3pt">
            <v:imagedata r:id="rId22" o:title="190781130_1479704402379841_5183898725237520873_n"/>
          </v:shape>
        </w:pict>
      </w:r>
    </w:p>
    <w:p w:rsidR="00E23626" w:rsidRDefault="00B5637D" w:rsidP="00B5637D">
      <w:pPr>
        <w:pStyle w:val="Caption"/>
        <w:jc w:val="center"/>
      </w:pPr>
      <w:bookmarkStart w:id="914" w:name="_Toc73181634"/>
      <w:r>
        <w:t xml:space="preserve">Hình </w:t>
      </w:r>
      <w:r>
        <w:fldChar w:fldCharType="begin"/>
      </w:r>
      <w:r>
        <w:instrText xml:space="preserve"> SEQ Hình \* ARABIC </w:instrText>
      </w:r>
      <w:r>
        <w:fldChar w:fldCharType="separate"/>
      </w:r>
      <w:r>
        <w:rPr>
          <w:noProof/>
        </w:rPr>
        <w:t>13</w:t>
      </w:r>
      <w:r>
        <w:fldChar w:fldCharType="end"/>
      </w:r>
      <w:r>
        <w:t xml:space="preserve">. </w:t>
      </w:r>
      <w:r w:rsidRPr="00A56493">
        <w:t>Giao diện người dùng</w:t>
      </w:r>
      <w:bookmarkEnd w:id="914"/>
    </w:p>
    <w:p w:rsidR="00E23626" w:rsidRDefault="00E23626" w:rsidP="00E23626">
      <w:pPr>
        <w:pStyle w:val="Image"/>
      </w:pPr>
    </w:p>
    <w:p w:rsidR="00E23626" w:rsidRDefault="00E23626" w:rsidP="00E23626">
      <w:pPr>
        <w:pStyle w:val="Image"/>
      </w:pPr>
    </w:p>
    <w:p w:rsidR="00E23626" w:rsidRDefault="00E23626" w:rsidP="00E23626">
      <w:pPr>
        <w:pStyle w:val="Image"/>
      </w:pPr>
    </w:p>
    <w:p w:rsidR="00E23626" w:rsidRDefault="00E23626" w:rsidP="00E23626">
      <w:pPr>
        <w:pStyle w:val="Image"/>
      </w:pPr>
    </w:p>
    <w:p w:rsidR="00E23626" w:rsidRDefault="00E23626" w:rsidP="00E23626">
      <w:pPr>
        <w:pStyle w:val="Image"/>
      </w:pPr>
    </w:p>
    <w:p w:rsidR="00D27C77" w:rsidRPr="00E23626" w:rsidRDefault="00D27C77" w:rsidP="005E5272">
      <w:pPr>
        <w:pStyle w:val="Heading3"/>
        <w:numPr>
          <w:ilvl w:val="1"/>
          <w:numId w:val="122"/>
        </w:numPr>
      </w:pPr>
      <w:bookmarkStart w:id="915" w:name="_Toc73185222"/>
      <w:r w:rsidRPr="00E23626">
        <w:lastRenderedPageBreak/>
        <w:t>G</w:t>
      </w:r>
      <w:r w:rsidR="00AD3E5D" w:rsidRPr="00E23626">
        <w:t>iao diện</w:t>
      </w:r>
      <w:r w:rsidRPr="00E23626">
        <w:t xml:space="preserve"> </w:t>
      </w:r>
      <w:r w:rsidR="00AD3E5D" w:rsidRPr="00E23626">
        <w:t>sản phẩm</w:t>
      </w:r>
      <w:bookmarkEnd w:id="915"/>
    </w:p>
    <w:p w:rsidR="00AD3E5D" w:rsidRDefault="00AD3E5D" w:rsidP="00E23626">
      <w:pPr>
        <w:pStyle w:val="Image"/>
      </w:pPr>
      <w:r w:rsidRPr="00E23626">
        <w:rPr>
          <w:noProof/>
          <w:lang w:eastAsia="ja-JP"/>
        </w:rPr>
        <w:drawing>
          <wp:inline distT="0" distB="0" distL="0" distR="0" wp14:anchorId="6E48C282" wp14:editId="785AF520">
            <wp:extent cx="5469443" cy="3069771"/>
            <wp:effectExtent l="0" t="0" r="0" b="0"/>
            <wp:docPr id="2" name="Picture 2" descr="C:\Users\nhant\AppData\Local\Microsoft\Windows\INetCache\Content.Word\191368550_328541978822357_17911519697944361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hant\AppData\Local\Microsoft\Windows\INetCache\Content.Word\191368550_328541978822357_1791151969794436190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2233" cy="3099400"/>
                    </a:xfrm>
                    <a:prstGeom prst="rect">
                      <a:avLst/>
                    </a:prstGeom>
                    <a:noFill/>
                    <a:ln>
                      <a:noFill/>
                    </a:ln>
                  </pic:spPr>
                </pic:pic>
              </a:graphicData>
            </a:graphic>
          </wp:inline>
        </w:drawing>
      </w:r>
    </w:p>
    <w:p w:rsidR="00B5637D" w:rsidRDefault="00B5637D" w:rsidP="00B5637D">
      <w:pPr>
        <w:pStyle w:val="Caption"/>
        <w:jc w:val="center"/>
      </w:pPr>
      <w:bookmarkStart w:id="916" w:name="_Toc73181635"/>
      <w:r>
        <w:t xml:space="preserve">Hình </w:t>
      </w:r>
      <w:r>
        <w:fldChar w:fldCharType="begin"/>
      </w:r>
      <w:r>
        <w:instrText xml:space="preserve"> SEQ Hình \* ARABIC </w:instrText>
      </w:r>
      <w:r>
        <w:fldChar w:fldCharType="separate"/>
      </w:r>
      <w:r>
        <w:rPr>
          <w:noProof/>
        </w:rPr>
        <w:t>14</w:t>
      </w:r>
      <w:r>
        <w:fldChar w:fldCharType="end"/>
      </w:r>
      <w:r>
        <w:t xml:space="preserve">. </w:t>
      </w:r>
      <w:r w:rsidRPr="0075670D">
        <w:t>Giao diện sản phẩm</w:t>
      </w:r>
      <w:bookmarkEnd w:id="916"/>
    </w:p>
    <w:p w:rsidR="00AD3E5D" w:rsidRDefault="00AD3E5D" w:rsidP="007C1215">
      <w:pPr>
        <w:pStyle w:val="Image"/>
      </w:pPr>
      <w:r>
        <w:rPr>
          <w:noProof/>
          <w:lang w:eastAsia="ja-JP"/>
        </w:rPr>
        <w:drawing>
          <wp:inline distT="0" distB="0" distL="0" distR="0" wp14:anchorId="547ACF39" wp14:editId="066CAEA1">
            <wp:extent cx="5585817" cy="3135086"/>
            <wp:effectExtent l="0" t="0" r="0" b="8255"/>
            <wp:docPr id="15" name="Picture 15" descr="C:\Users\nhant\AppData\Local\Microsoft\Windows\INetCache\Content.Word\189321515_2442997085843803_368993466506282086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hant\AppData\Local\Microsoft\Windows\INetCache\Content.Word\189321515_2442997085843803_3689934665062820861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302" cy="3153880"/>
                    </a:xfrm>
                    <a:prstGeom prst="rect">
                      <a:avLst/>
                    </a:prstGeom>
                    <a:noFill/>
                    <a:ln>
                      <a:noFill/>
                    </a:ln>
                  </pic:spPr>
                </pic:pic>
              </a:graphicData>
            </a:graphic>
          </wp:inline>
        </w:drawing>
      </w:r>
    </w:p>
    <w:p w:rsidR="00E23626" w:rsidRDefault="00B5637D" w:rsidP="00B5637D">
      <w:pPr>
        <w:pStyle w:val="Caption"/>
        <w:jc w:val="center"/>
      </w:pPr>
      <w:bookmarkStart w:id="917" w:name="_Toc73181636"/>
      <w:r>
        <w:t xml:space="preserve">Hình </w:t>
      </w:r>
      <w:r>
        <w:fldChar w:fldCharType="begin"/>
      </w:r>
      <w:r>
        <w:instrText xml:space="preserve"> SEQ Hình \* ARABIC </w:instrText>
      </w:r>
      <w:r>
        <w:fldChar w:fldCharType="separate"/>
      </w:r>
      <w:r>
        <w:rPr>
          <w:noProof/>
        </w:rPr>
        <w:t>15</w:t>
      </w:r>
      <w:r>
        <w:fldChar w:fldCharType="end"/>
      </w:r>
      <w:r>
        <w:t xml:space="preserve">. </w:t>
      </w:r>
      <w:r w:rsidRPr="00173B6B">
        <w:t>Giao diện sản phẩm</w:t>
      </w:r>
      <w:bookmarkEnd w:id="917"/>
    </w:p>
    <w:p w:rsidR="00E23626" w:rsidRDefault="00E23626" w:rsidP="00E23626">
      <w:pPr>
        <w:pStyle w:val="Image"/>
      </w:pPr>
    </w:p>
    <w:p w:rsidR="00E23626" w:rsidRDefault="00E23626" w:rsidP="00E23626">
      <w:pPr>
        <w:pStyle w:val="Image"/>
      </w:pPr>
    </w:p>
    <w:p w:rsidR="00E23626" w:rsidRDefault="00E23626" w:rsidP="00E23626">
      <w:pPr>
        <w:pStyle w:val="Image"/>
      </w:pPr>
    </w:p>
    <w:p w:rsidR="00AD3E5D" w:rsidRDefault="00AD3E5D" w:rsidP="005E5272">
      <w:pPr>
        <w:pStyle w:val="Heading3"/>
        <w:numPr>
          <w:ilvl w:val="1"/>
          <w:numId w:val="122"/>
        </w:numPr>
      </w:pPr>
      <w:bookmarkStart w:id="918" w:name="_Toc73185223"/>
      <w:r>
        <w:lastRenderedPageBreak/>
        <w:t>Giao diện thông tin sản phẩm</w:t>
      </w:r>
      <w:bookmarkEnd w:id="918"/>
    </w:p>
    <w:p w:rsidR="00AD3E5D" w:rsidRDefault="00B36CB1" w:rsidP="00E23626">
      <w:pPr>
        <w:pStyle w:val="Image"/>
      </w:pPr>
      <w:r>
        <w:pict>
          <v:shape id="_x0000_i2358" type="#_x0000_t75" style="width:440.55pt;height:273.45pt">
            <v:imagedata r:id="rId25" o:title="190888074_214578573621191_5485741863823762160_n"/>
          </v:shape>
        </w:pict>
      </w:r>
    </w:p>
    <w:p w:rsidR="00B5637D" w:rsidRDefault="00B5637D" w:rsidP="00B5637D">
      <w:pPr>
        <w:pStyle w:val="Caption"/>
        <w:jc w:val="center"/>
      </w:pPr>
      <w:bookmarkStart w:id="919" w:name="_Toc73181637"/>
      <w:r>
        <w:t xml:space="preserve">Hình </w:t>
      </w:r>
      <w:r>
        <w:fldChar w:fldCharType="begin"/>
      </w:r>
      <w:r>
        <w:instrText xml:space="preserve"> SEQ Hình \* ARABIC </w:instrText>
      </w:r>
      <w:r>
        <w:fldChar w:fldCharType="separate"/>
      </w:r>
      <w:r>
        <w:rPr>
          <w:noProof/>
        </w:rPr>
        <w:t>16</w:t>
      </w:r>
      <w:r>
        <w:fldChar w:fldCharType="end"/>
      </w:r>
      <w:r>
        <w:t xml:space="preserve">. </w:t>
      </w:r>
      <w:r w:rsidRPr="0084385F">
        <w:t>Giao diện thông tin sản phẩm</w:t>
      </w:r>
      <w:bookmarkEnd w:id="919"/>
    </w:p>
    <w:p w:rsidR="00AD3E5D" w:rsidRDefault="00B36CB1" w:rsidP="007C1215">
      <w:pPr>
        <w:pStyle w:val="Image"/>
      </w:pPr>
      <w:r>
        <w:pict>
          <v:shape id="_x0000_i2359" type="#_x0000_t75" style="width:430.3pt;height:264pt">
            <v:imagedata r:id="rId26" o:title="189502437_2646717828961953_6207651777183036903_n"/>
          </v:shape>
        </w:pict>
      </w:r>
    </w:p>
    <w:p w:rsidR="00E23626" w:rsidRDefault="00B5637D" w:rsidP="00B5637D">
      <w:pPr>
        <w:pStyle w:val="Caption"/>
        <w:jc w:val="center"/>
      </w:pPr>
      <w:bookmarkStart w:id="920" w:name="_Toc73181638"/>
      <w:r>
        <w:t xml:space="preserve">Hình </w:t>
      </w:r>
      <w:r>
        <w:fldChar w:fldCharType="begin"/>
      </w:r>
      <w:r>
        <w:instrText xml:space="preserve"> SEQ Hình \* ARABIC </w:instrText>
      </w:r>
      <w:r>
        <w:fldChar w:fldCharType="separate"/>
      </w:r>
      <w:r>
        <w:rPr>
          <w:noProof/>
        </w:rPr>
        <w:t>17</w:t>
      </w:r>
      <w:r>
        <w:fldChar w:fldCharType="end"/>
      </w:r>
      <w:r>
        <w:t xml:space="preserve">. </w:t>
      </w:r>
      <w:r w:rsidRPr="00A7147B">
        <w:t>Giao diện thông tin sản phẩm</w:t>
      </w:r>
      <w:bookmarkEnd w:id="920"/>
    </w:p>
    <w:p w:rsidR="00E23626" w:rsidRDefault="00E23626" w:rsidP="00E23626">
      <w:pPr>
        <w:pStyle w:val="Image"/>
      </w:pPr>
    </w:p>
    <w:p w:rsidR="00AD3E5D" w:rsidRDefault="00AD3E5D" w:rsidP="005E5272">
      <w:pPr>
        <w:pStyle w:val="Heading3"/>
        <w:numPr>
          <w:ilvl w:val="1"/>
          <w:numId w:val="122"/>
        </w:numPr>
      </w:pPr>
      <w:bookmarkStart w:id="921" w:name="_Toc73185224"/>
      <w:r>
        <w:lastRenderedPageBreak/>
        <w:t>Giao diện giỏ hàng</w:t>
      </w:r>
      <w:bookmarkEnd w:id="921"/>
    </w:p>
    <w:p w:rsidR="00AD3E5D" w:rsidRDefault="00B36CB1" w:rsidP="007C1215">
      <w:pPr>
        <w:pStyle w:val="Image"/>
      </w:pPr>
      <w:r>
        <w:pict>
          <v:shape id="_x0000_i2357" type="#_x0000_t75" style="width:452.55pt;height:253.7pt">
            <v:imagedata r:id="rId27" o:title="189955633_228815232009915_4217824669138027951_n"/>
          </v:shape>
        </w:pict>
      </w:r>
    </w:p>
    <w:p w:rsidR="00B5637D" w:rsidRDefault="00B5637D" w:rsidP="00B5637D">
      <w:pPr>
        <w:pStyle w:val="Caption"/>
        <w:jc w:val="center"/>
      </w:pPr>
      <w:bookmarkStart w:id="922" w:name="_Toc73181639"/>
      <w:r>
        <w:t xml:space="preserve">Hình </w:t>
      </w:r>
      <w:r>
        <w:fldChar w:fldCharType="begin"/>
      </w:r>
      <w:r>
        <w:instrText xml:space="preserve"> SEQ Hình \* ARABIC </w:instrText>
      </w:r>
      <w:r>
        <w:fldChar w:fldCharType="separate"/>
      </w:r>
      <w:r>
        <w:rPr>
          <w:noProof/>
        </w:rPr>
        <w:t>18</w:t>
      </w:r>
      <w:r>
        <w:fldChar w:fldCharType="end"/>
      </w:r>
      <w:r>
        <w:t xml:space="preserve">. </w:t>
      </w:r>
      <w:r w:rsidRPr="007C30CC">
        <w:t>Giao diện giỏ hàng</w:t>
      </w:r>
      <w:bookmarkEnd w:id="922"/>
    </w:p>
    <w:p w:rsidR="00D12650" w:rsidRPr="007C1215" w:rsidRDefault="00D27C77" w:rsidP="00E23626">
      <w:pPr>
        <w:pStyle w:val="Heading2"/>
        <w:numPr>
          <w:ilvl w:val="0"/>
          <w:numId w:val="122"/>
        </w:numPr>
        <w:spacing w:before="80" w:after="80" w:line="312" w:lineRule="auto"/>
        <w:ind w:left="284" w:hanging="284"/>
        <w:rPr>
          <w:sz w:val="32"/>
          <w:szCs w:val="32"/>
        </w:rPr>
      </w:pPr>
      <w:r w:rsidRPr="007C1215">
        <w:rPr>
          <w:sz w:val="32"/>
          <w:szCs w:val="32"/>
        </w:rPr>
        <w:t xml:space="preserve"> </w:t>
      </w:r>
      <w:del w:id="923" w:author="Truong Nhan" w:date="2021-05-28T18:13:00Z">
        <w:r w:rsidR="00D12650" w:rsidRPr="007C1215" w:rsidDel="00D15A4F">
          <w:rPr>
            <w:sz w:val="32"/>
            <w:szCs w:val="32"/>
          </w:rPr>
          <w:delText>BBBBBBB</w:delText>
        </w:r>
      </w:del>
      <w:bookmarkStart w:id="924" w:name="_Toc73185225"/>
      <w:r w:rsidRPr="007C1215">
        <w:rPr>
          <w:sz w:val="32"/>
          <w:szCs w:val="32"/>
        </w:rPr>
        <w:t>N</w:t>
      </w:r>
      <w:ins w:id="925" w:author="Truong Nhan" w:date="2021-05-28T18:13:00Z">
        <w:r w:rsidR="00D15A4F" w:rsidRPr="007C1215">
          <w:rPr>
            <w:sz w:val="32"/>
            <w:szCs w:val="32"/>
          </w:rPr>
          <w:t>gười quản trị</w:t>
        </w:r>
      </w:ins>
      <w:bookmarkEnd w:id="924"/>
    </w:p>
    <w:p w:rsidR="00D12650" w:rsidRDefault="00AD3E5D" w:rsidP="005E5272">
      <w:pPr>
        <w:pStyle w:val="Heading3"/>
        <w:numPr>
          <w:ilvl w:val="1"/>
          <w:numId w:val="122"/>
        </w:numPr>
        <w:pPrChange w:id="926" w:author="Truong Nhan" w:date="2021-05-28T18:13:00Z">
          <w:pPr/>
        </w:pPrChange>
      </w:pPr>
      <w:bookmarkStart w:id="927" w:name="_Toc73185226"/>
      <w:r>
        <w:t xml:space="preserve">Giao diện người </w:t>
      </w:r>
      <w:r w:rsidR="00636B36">
        <w:t>quản trị</w:t>
      </w:r>
      <w:bookmarkEnd w:id="927"/>
    </w:p>
    <w:p w:rsidR="0050091E" w:rsidRDefault="0050091E" w:rsidP="007C1215">
      <w:pPr>
        <w:pStyle w:val="Image"/>
      </w:pPr>
      <w:r>
        <w:rPr>
          <w:noProof/>
          <w:lang w:eastAsia="ja-JP"/>
        </w:rPr>
        <w:drawing>
          <wp:inline distT="0" distB="0" distL="0" distR="0" wp14:anchorId="1273FFB4" wp14:editId="07254C20">
            <wp:extent cx="5760720" cy="305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54350"/>
                    </a:xfrm>
                    <a:prstGeom prst="rect">
                      <a:avLst/>
                    </a:prstGeom>
                  </pic:spPr>
                </pic:pic>
              </a:graphicData>
            </a:graphic>
          </wp:inline>
        </w:drawing>
      </w:r>
    </w:p>
    <w:p w:rsidR="0050091E" w:rsidRDefault="00B5637D" w:rsidP="00B5637D">
      <w:pPr>
        <w:pStyle w:val="Caption"/>
        <w:jc w:val="center"/>
        <w:rPr>
          <w:szCs w:val="26"/>
        </w:rPr>
      </w:pPr>
      <w:bookmarkStart w:id="928" w:name="_Toc73181640"/>
      <w:r>
        <w:t xml:space="preserve">Hình </w:t>
      </w:r>
      <w:r>
        <w:fldChar w:fldCharType="begin"/>
      </w:r>
      <w:r>
        <w:instrText xml:space="preserve"> SEQ Hình \* ARABIC </w:instrText>
      </w:r>
      <w:r>
        <w:fldChar w:fldCharType="separate"/>
      </w:r>
      <w:r>
        <w:rPr>
          <w:noProof/>
        </w:rPr>
        <w:t>19</w:t>
      </w:r>
      <w:r>
        <w:fldChar w:fldCharType="end"/>
      </w:r>
      <w:r>
        <w:t xml:space="preserve">. </w:t>
      </w:r>
      <w:r w:rsidRPr="006913B1">
        <w:t>Giao diện người dùng</w:t>
      </w:r>
      <w:bookmarkEnd w:id="928"/>
    </w:p>
    <w:p w:rsidR="0050091E" w:rsidRDefault="0050091E" w:rsidP="007C1215">
      <w:pPr>
        <w:pStyle w:val="Image"/>
      </w:pPr>
      <w:r>
        <w:rPr>
          <w:noProof/>
          <w:lang w:eastAsia="ja-JP"/>
        </w:rPr>
        <w:lastRenderedPageBreak/>
        <w:drawing>
          <wp:inline distT="0" distB="0" distL="0" distR="0" wp14:anchorId="3CE60FC9" wp14:editId="60F879A5">
            <wp:extent cx="576072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81300"/>
                    </a:xfrm>
                    <a:prstGeom prst="rect">
                      <a:avLst/>
                    </a:prstGeom>
                  </pic:spPr>
                </pic:pic>
              </a:graphicData>
            </a:graphic>
          </wp:inline>
        </w:drawing>
      </w:r>
    </w:p>
    <w:p w:rsidR="00B5637D" w:rsidRDefault="00B5637D" w:rsidP="00B5637D">
      <w:pPr>
        <w:pStyle w:val="Caption"/>
        <w:jc w:val="center"/>
      </w:pPr>
      <w:bookmarkStart w:id="929" w:name="_Toc73181641"/>
      <w:r>
        <w:t xml:space="preserve">Hình </w:t>
      </w:r>
      <w:r>
        <w:fldChar w:fldCharType="begin"/>
      </w:r>
      <w:r>
        <w:instrText xml:space="preserve"> SEQ Hình \* ARABIC </w:instrText>
      </w:r>
      <w:r>
        <w:fldChar w:fldCharType="separate"/>
      </w:r>
      <w:r>
        <w:rPr>
          <w:noProof/>
        </w:rPr>
        <w:t>20</w:t>
      </w:r>
      <w:r>
        <w:fldChar w:fldCharType="end"/>
      </w:r>
      <w:r>
        <w:t xml:space="preserve">. </w:t>
      </w:r>
      <w:r w:rsidRPr="00197006">
        <w:t>Giao diện người dùng</w:t>
      </w:r>
      <w:bookmarkEnd w:id="929"/>
    </w:p>
    <w:p w:rsidR="00AD3E5D" w:rsidRDefault="00AD3E5D" w:rsidP="005E5272">
      <w:pPr>
        <w:pStyle w:val="Heading3"/>
        <w:numPr>
          <w:ilvl w:val="1"/>
          <w:numId w:val="122"/>
        </w:numPr>
        <w:pPrChange w:id="930" w:author="Truong Nhan" w:date="2021-05-28T18:13:00Z">
          <w:pPr/>
        </w:pPrChange>
      </w:pPr>
      <w:bookmarkStart w:id="931" w:name="_Toc73185227"/>
      <w:r>
        <w:t>Chức năng thêm</w:t>
      </w:r>
      <w:bookmarkEnd w:id="931"/>
      <w:r>
        <w:t xml:space="preserve"> </w:t>
      </w:r>
    </w:p>
    <w:p w:rsidR="0050091E" w:rsidRDefault="0050091E" w:rsidP="007C1215">
      <w:pPr>
        <w:pStyle w:val="Image"/>
      </w:pPr>
      <w:r w:rsidRPr="007C1215">
        <w:rPr>
          <w:noProof/>
          <w:lang w:eastAsia="ja-JP"/>
        </w:rPr>
        <w:drawing>
          <wp:inline distT="0" distB="0" distL="0" distR="0" wp14:anchorId="375F90CC" wp14:editId="6842C47D">
            <wp:extent cx="5094514" cy="25337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979" cy="2544455"/>
                    </a:xfrm>
                    <a:prstGeom prst="rect">
                      <a:avLst/>
                    </a:prstGeom>
                  </pic:spPr>
                </pic:pic>
              </a:graphicData>
            </a:graphic>
          </wp:inline>
        </w:drawing>
      </w:r>
    </w:p>
    <w:p w:rsidR="00B5637D" w:rsidRDefault="00B5637D" w:rsidP="00B5637D">
      <w:pPr>
        <w:pStyle w:val="Caption"/>
        <w:jc w:val="center"/>
      </w:pPr>
      <w:bookmarkStart w:id="932" w:name="_Toc73181642"/>
      <w:r>
        <w:t xml:space="preserve">Hình </w:t>
      </w:r>
      <w:r>
        <w:fldChar w:fldCharType="begin"/>
      </w:r>
      <w:r>
        <w:instrText xml:space="preserve"> SEQ Hình \* ARABIC </w:instrText>
      </w:r>
      <w:r>
        <w:fldChar w:fldCharType="separate"/>
      </w:r>
      <w:r>
        <w:rPr>
          <w:noProof/>
        </w:rPr>
        <w:t>21</w:t>
      </w:r>
      <w:r>
        <w:fldChar w:fldCharType="end"/>
      </w:r>
      <w:r>
        <w:t xml:space="preserve">. </w:t>
      </w:r>
      <w:r w:rsidRPr="00835EE5">
        <w:t>Chức năng thêm</w:t>
      </w:r>
      <w:bookmarkEnd w:id="932"/>
    </w:p>
    <w:p w:rsidR="0050091E" w:rsidRDefault="0050091E" w:rsidP="007C1215">
      <w:pPr>
        <w:pStyle w:val="Image"/>
      </w:pPr>
      <w:r w:rsidRPr="007C1215">
        <w:rPr>
          <w:noProof/>
          <w:lang w:eastAsia="ja-JP"/>
        </w:rPr>
        <w:drawing>
          <wp:inline distT="0" distB="0" distL="0" distR="0" wp14:anchorId="6478DC34" wp14:editId="0BA4AD35">
            <wp:extent cx="5105400" cy="170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957" cy="1708652"/>
                    </a:xfrm>
                    <a:prstGeom prst="rect">
                      <a:avLst/>
                    </a:prstGeom>
                  </pic:spPr>
                </pic:pic>
              </a:graphicData>
            </a:graphic>
          </wp:inline>
        </w:drawing>
      </w:r>
    </w:p>
    <w:p w:rsidR="00B5637D" w:rsidRDefault="00B5637D" w:rsidP="00B5637D">
      <w:pPr>
        <w:pStyle w:val="Caption"/>
        <w:jc w:val="center"/>
      </w:pPr>
      <w:bookmarkStart w:id="933" w:name="_Toc73181643"/>
      <w:r>
        <w:t xml:space="preserve">Hình </w:t>
      </w:r>
      <w:r>
        <w:fldChar w:fldCharType="begin"/>
      </w:r>
      <w:r>
        <w:instrText xml:space="preserve"> SEQ Hình \* ARABIC </w:instrText>
      </w:r>
      <w:r>
        <w:fldChar w:fldCharType="separate"/>
      </w:r>
      <w:r>
        <w:rPr>
          <w:noProof/>
        </w:rPr>
        <w:t>22</w:t>
      </w:r>
      <w:r>
        <w:fldChar w:fldCharType="end"/>
      </w:r>
      <w:r>
        <w:t xml:space="preserve">. </w:t>
      </w:r>
      <w:r w:rsidRPr="00215603">
        <w:t>Chức năng thêm</w:t>
      </w:r>
      <w:bookmarkEnd w:id="933"/>
    </w:p>
    <w:p w:rsidR="00AD3E5D" w:rsidRDefault="00AD3E5D" w:rsidP="005E5272">
      <w:pPr>
        <w:pStyle w:val="Heading3"/>
        <w:numPr>
          <w:ilvl w:val="1"/>
          <w:numId w:val="122"/>
        </w:numPr>
        <w:pPrChange w:id="934" w:author="Truong Nhan" w:date="2021-05-28T18:13:00Z">
          <w:pPr/>
        </w:pPrChange>
      </w:pPr>
      <w:bookmarkStart w:id="935" w:name="_Toc73185228"/>
      <w:r>
        <w:lastRenderedPageBreak/>
        <w:t>Chức năng chỉnh sửa</w:t>
      </w:r>
      <w:bookmarkEnd w:id="935"/>
      <w:r>
        <w:t xml:space="preserve"> </w:t>
      </w:r>
    </w:p>
    <w:p w:rsidR="0050091E" w:rsidRDefault="001B4686" w:rsidP="007C1215">
      <w:pPr>
        <w:pStyle w:val="Image"/>
      </w:pPr>
      <w:r>
        <w:rPr>
          <w:noProof/>
          <w:lang w:eastAsia="ja-JP"/>
        </w:rPr>
        <w:drawing>
          <wp:inline distT="0" distB="0" distL="0" distR="0" wp14:anchorId="47957676" wp14:editId="4BEE6D26">
            <wp:extent cx="4953000" cy="243500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8299" cy="2452361"/>
                    </a:xfrm>
                    <a:prstGeom prst="rect">
                      <a:avLst/>
                    </a:prstGeom>
                  </pic:spPr>
                </pic:pic>
              </a:graphicData>
            </a:graphic>
          </wp:inline>
        </w:drawing>
      </w:r>
    </w:p>
    <w:p w:rsidR="00B5637D" w:rsidRDefault="00B5637D" w:rsidP="00B5637D">
      <w:pPr>
        <w:pStyle w:val="Caption"/>
        <w:jc w:val="center"/>
      </w:pPr>
      <w:bookmarkStart w:id="936" w:name="_Toc73181644"/>
      <w:r>
        <w:t xml:space="preserve">Hình </w:t>
      </w:r>
      <w:r>
        <w:fldChar w:fldCharType="begin"/>
      </w:r>
      <w:r>
        <w:instrText xml:space="preserve"> SEQ Hình \* ARABIC </w:instrText>
      </w:r>
      <w:r>
        <w:fldChar w:fldCharType="separate"/>
      </w:r>
      <w:r>
        <w:rPr>
          <w:noProof/>
        </w:rPr>
        <w:t>23</w:t>
      </w:r>
      <w:r>
        <w:fldChar w:fldCharType="end"/>
      </w:r>
      <w:r>
        <w:t xml:space="preserve">. </w:t>
      </w:r>
      <w:r w:rsidRPr="003F70DD">
        <w:t>Chức năng chỉnh sửa</w:t>
      </w:r>
      <w:bookmarkEnd w:id="936"/>
    </w:p>
    <w:p w:rsidR="001B4686" w:rsidRDefault="001B4686" w:rsidP="007C1215">
      <w:pPr>
        <w:pStyle w:val="Image"/>
      </w:pPr>
      <w:r>
        <w:rPr>
          <w:noProof/>
          <w:lang w:eastAsia="ja-JP"/>
        </w:rPr>
        <w:drawing>
          <wp:inline distT="0" distB="0" distL="0" distR="0" wp14:anchorId="14DE344F" wp14:editId="2B896496">
            <wp:extent cx="5170714" cy="1033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105" cy="1045014"/>
                    </a:xfrm>
                    <a:prstGeom prst="rect">
                      <a:avLst/>
                    </a:prstGeom>
                  </pic:spPr>
                </pic:pic>
              </a:graphicData>
            </a:graphic>
          </wp:inline>
        </w:drawing>
      </w:r>
    </w:p>
    <w:p w:rsidR="00B5637D" w:rsidRDefault="00B5637D" w:rsidP="00B5637D">
      <w:pPr>
        <w:pStyle w:val="Caption"/>
        <w:jc w:val="center"/>
      </w:pPr>
      <w:bookmarkStart w:id="937" w:name="_Toc73181645"/>
      <w:r>
        <w:t xml:space="preserve">Hình </w:t>
      </w:r>
      <w:r>
        <w:fldChar w:fldCharType="begin"/>
      </w:r>
      <w:r>
        <w:instrText xml:space="preserve"> SEQ Hình \* ARABIC </w:instrText>
      </w:r>
      <w:r>
        <w:fldChar w:fldCharType="separate"/>
      </w:r>
      <w:r>
        <w:rPr>
          <w:noProof/>
        </w:rPr>
        <w:t>24</w:t>
      </w:r>
      <w:r>
        <w:fldChar w:fldCharType="end"/>
      </w:r>
      <w:r>
        <w:t xml:space="preserve">. </w:t>
      </w:r>
      <w:r w:rsidRPr="000B4B0B">
        <w:t>Chức năng chỉnh sửa</w:t>
      </w:r>
      <w:bookmarkEnd w:id="937"/>
    </w:p>
    <w:p w:rsidR="0050091E" w:rsidRPr="00E23626" w:rsidRDefault="00AD3E5D" w:rsidP="005E5272">
      <w:pPr>
        <w:pStyle w:val="Heading3"/>
        <w:numPr>
          <w:ilvl w:val="1"/>
          <w:numId w:val="122"/>
        </w:numPr>
      </w:pPr>
      <w:bookmarkStart w:id="938" w:name="_Toc73185229"/>
      <w:r>
        <w:t>Chức năng upload ảnh</w:t>
      </w:r>
      <w:bookmarkEnd w:id="938"/>
    </w:p>
    <w:p w:rsidR="0050091E" w:rsidRDefault="00330D1F" w:rsidP="007C1215">
      <w:pPr>
        <w:pStyle w:val="Image"/>
      </w:pPr>
      <w:r>
        <w:rPr>
          <w:noProof/>
          <w:lang w:eastAsia="ja-JP"/>
        </w:rPr>
        <w:drawing>
          <wp:inline distT="0" distB="0" distL="0" distR="0" wp14:anchorId="50E49693" wp14:editId="6C715533">
            <wp:extent cx="5214257" cy="2448494"/>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8543" cy="2455203"/>
                    </a:xfrm>
                    <a:prstGeom prst="rect">
                      <a:avLst/>
                    </a:prstGeom>
                  </pic:spPr>
                </pic:pic>
              </a:graphicData>
            </a:graphic>
          </wp:inline>
        </w:drawing>
      </w:r>
    </w:p>
    <w:p w:rsidR="00B5637D" w:rsidRDefault="00B5637D" w:rsidP="00B5637D">
      <w:pPr>
        <w:pStyle w:val="Caption"/>
        <w:jc w:val="center"/>
      </w:pPr>
      <w:bookmarkStart w:id="939" w:name="_Toc73181646"/>
      <w:r>
        <w:t xml:space="preserve">Hình </w:t>
      </w:r>
      <w:r>
        <w:fldChar w:fldCharType="begin"/>
      </w:r>
      <w:r>
        <w:instrText xml:space="preserve"> SEQ Hình \* ARABIC </w:instrText>
      </w:r>
      <w:r>
        <w:fldChar w:fldCharType="separate"/>
      </w:r>
      <w:r>
        <w:rPr>
          <w:noProof/>
        </w:rPr>
        <w:t>25</w:t>
      </w:r>
      <w:r>
        <w:fldChar w:fldCharType="end"/>
      </w:r>
      <w:r>
        <w:t xml:space="preserve">. </w:t>
      </w:r>
      <w:r w:rsidRPr="00AC4075">
        <w:t>Chức năng upload ảnh</w:t>
      </w:r>
      <w:bookmarkEnd w:id="939"/>
    </w:p>
    <w:p w:rsidR="00330D1F" w:rsidRDefault="00330D1F" w:rsidP="007C1215">
      <w:pPr>
        <w:pStyle w:val="Image"/>
      </w:pPr>
      <w:r>
        <w:rPr>
          <w:noProof/>
          <w:lang w:eastAsia="ja-JP"/>
        </w:rPr>
        <w:lastRenderedPageBreak/>
        <w:drawing>
          <wp:inline distT="0" distB="0" distL="0" distR="0" wp14:anchorId="52DE7086" wp14:editId="3A8FAD35">
            <wp:extent cx="5170714" cy="23659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9375" cy="2369884"/>
                    </a:xfrm>
                    <a:prstGeom prst="rect">
                      <a:avLst/>
                    </a:prstGeom>
                  </pic:spPr>
                </pic:pic>
              </a:graphicData>
            </a:graphic>
          </wp:inline>
        </w:drawing>
      </w:r>
    </w:p>
    <w:p w:rsidR="00B5637D" w:rsidRDefault="00B5637D" w:rsidP="00B5637D">
      <w:pPr>
        <w:pStyle w:val="Caption"/>
        <w:jc w:val="center"/>
      </w:pPr>
      <w:bookmarkStart w:id="940" w:name="_Toc73181647"/>
      <w:r>
        <w:t xml:space="preserve">Hình </w:t>
      </w:r>
      <w:r>
        <w:fldChar w:fldCharType="begin"/>
      </w:r>
      <w:r>
        <w:instrText xml:space="preserve"> SEQ Hình \* ARABIC </w:instrText>
      </w:r>
      <w:r>
        <w:fldChar w:fldCharType="separate"/>
      </w:r>
      <w:r>
        <w:rPr>
          <w:noProof/>
        </w:rPr>
        <w:t>26</w:t>
      </w:r>
      <w:r>
        <w:fldChar w:fldCharType="end"/>
      </w:r>
      <w:r>
        <w:t xml:space="preserve">. </w:t>
      </w:r>
      <w:r w:rsidRPr="00147C4C">
        <w:t>Chức năng upload ảnh</w:t>
      </w:r>
      <w:bookmarkEnd w:id="940"/>
    </w:p>
    <w:p w:rsidR="0050091E" w:rsidRPr="00E23626" w:rsidRDefault="00AD3E5D" w:rsidP="005E5272">
      <w:pPr>
        <w:pStyle w:val="Heading3"/>
        <w:numPr>
          <w:ilvl w:val="1"/>
          <w:numId w:val="144"/>
        </w:numPr>
      </w:pPr>
      <w:bookmarkStart w:id="941" w:name="_Toc73185230"/>
      <w:r>
        <w:t>Chức năng phê duyệt đơn hàng</w:t>
      </w:r>
      <w:bookmarkEnd w:id="941"/>
    </w:p>
    <w:p w:rsidR="00AD3E5D" w:rsidRPr="00AD3E5D" w:rsidDel="00D15A4F" w:rsidRDefault="00AD3E5D" w:rsidP="00AD3E5D">
      <w:pPr>
        <w:rPr>
          <w:del w:id="942" w:author="Truong Nhan" w:date="2021-05-28T18:13:00Z"/>
          <w:szCs w:val="26"/>
        </w:rPr>
      </w:pPr>
    </w:p>
    <w:p w:rsidR="00D12650" w:rsidDel="00D15A4F" w:rsidRDefault="00D12650" w:rsidP="00AD3E5D">
      <w:pPr>
        <w:rPr>
          <w:del w:id="943" w:author="Truong Nhan" w:date="2021-05-28T18:13:00Z"/>
        </w:rPr>
      </w:pPr>
    </w:p>
    <w:p w:rsidR="00D12650" w:rsidRPr="00FA13C1" w:rsidDel="00D15A4F" w:rsidRDefault="00D12650" w:rsidP="00AD3E5D">
      <w:pPr>
        <w:rPr>
          <w:del w:id="944" w:author="Truong Nhan" w:date="2021-05-28T18:13:00Z"/>
        </w:rPr>
      </w:pPr>
      <w:del w:id="945" w:author="Truong Nhan" w:date="2021-05-28T18:13:00Z">
        <w:r w:rsidRPr="00D12650" w:rsidDel="00D15A4F">
          <w:delText xml:space="preserve"> Kết ch</w:delText>
        </w:r>
        <w:r w:rsidRPr="00D12650" w:rsidDel="00D15A4F">
          <w:rPr>
            <w:rFonts w:hint="eastAsia"/>
          </w:rPr>
          <w:delText>ươ</w:delText>
        </w:r>
        <w:r w:rsidRPr="00D12650" w:rsidDel="00D15A4F">
          <w:delText xml:space="preserve">ng </w:delText>
        </w:r>
      </w:del>
      <w:ins w:id="946" w:author="PHONG VU" w:date="2021-04-27T13:27:00Z">
        <w:del w:id="947" w:author="Truong Nhan" w:date="2021-05-28T18:13:00Z">
          <w:r w:rsidR="00AE13CF" w:rsidDel="00D15A4F">
            <w:delText>CCC</w:delText>
          </w:r>
        </w:del>
      </w:ins>
      <w:del w:id="948" w:author="Truong Nhan" w:date="2021-05-28T18:13:00Z">
        <w:r w:rsidDel="00D15A4F">
          <w:delText>3</w:delText>
        </w:r>
      </w:del>
    </w:p>
    <w:p w:rsidR="00D12650" w:rsidRPr="00597ACA" w:rsidDel="00D15A4F" w:rsidRDefault="00D12650" w:rsidP="00AD3E5D">
      <w:pPr>
        <w:rPr>
          <w:del w:id="949" w:author="Truong Nhan" w:date="2021-05-28T18:13:00Z"/>
          <w:i/>
        </w:rPr>
      </w:pPr>
      <w:del w:id="950" w:author="Truong Nhan" w:date="2021-05-28T18:13:00Z">
        <w:r w:rsidRPr="00597ACA" w:rsidDel="00D15A4F">
          <w:rPr>
            <w:i/>
          </w:rPr>
          <w:delText xml:space="preserve">Quy trình </w:delText>
        </w:r>
        <w:r w:rsidDel="00D15A4F">
          <w:rPr>
            <w:i/>
          </w:rPr>
          <w:delText>….</w:delText>
        </w:r>
        <w:r w:rsidRPr="00597ACA" w:rsidDel="00D15A4F">
          <w:rPr>
            <w:i/>
          </w:rPr>
          <w:delText xml:space="preserve">. </w:delText>
        </w:r>
      </w:del>
    </w:p>
    <w:p w:rsidR="00D12650" w:rsidRDefault="00330D1F">
      <w:pPr>
        <w:pStyle w:val="Image"/>
        <w:pPrChange w:id="951" w:author="Truong Nhan" w:date="2021-05-28T18:13:00Z">
          <w:pPr/>
        </w:pPrChange>
      </w:pPr>
      <w:r>
        <w:rPr>
          <w:noProof/>
          <w:lang w:eastAsia="ja-JP"/>
        </w:rPr>
        <w:drawing>
          <wp:inline distT="0" distB="0" distL="0" distR="0" wp14:anchorId="34F48CA4" wp14:editId="24C446DF">
            <wp:extent cx="5214257" cy="223180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5819" cy="2236757"/>
                    </a:xfrm>
                    <a:prstGeom prst="rect">
                      <a:avLst/>
                    </a:prstGeom>
                  </pic:spPr>
                </pic:pic>
              </a:graphicData>
            </a:graphic>
          </wp:inline>
        </w:drawing>
      </w:r>
    </w:p>
    <w:p w:rsidR="00B5637D" w:rsidRDefault="00B5637D" w:rsidP="00B5637D">
      <w:pPr>
        <w:pStyle w:val="Caption"/>
        <w:jc w:val="center"/>
      </w:pPr>
      <w:bookmarkStart w:id="952" w:name="_Toc73181648"/>
      <w:r>
        <w:t xml:space="preserve">Hình </w:t>
      </w:r>
      <w:r>
        <w:fldChar w:fldCharType="begin"/>
      </w:r>
      <w:r>
        <w:instrText xml:space="preserve"> SEQ Hình \* ARABIC </w:instrText>
      </w:r>
      <w:r>
        <w:fldChar w:fldCharType="separate"/>
      </w:r>
      <w:r>
        <w:rPr>
          <w:noProof/>
        </w:rPr>
        <w:t>27</w:t>
      </w:r>
      <w:r>
        <w:fldChar w:fldCharType="end"/>
      </w:r>
      <w:r>
        <w:t xml:space="preserve">. </w:t>
      </w:r>
      <w:r w:rsidRPr="00323907">
        <w:t>Chức năng duyệt đơn hàng</w:t>
      </w:r>
      <w:bookmarkEnd w:id="952"/>
    </w:p>
    <w:p w:rsidR="00330D1F" w:rsidRDefault="00330D1F" w:rsidP="007C1215">
      <w:pPr>
        <w:pStyle w:val="Image"/>
      </w:pPr>
      <w:r>
        <w:rPr>
          <w:noProof/>
          <w:lang w:eastAsia="ja-JP"/>
        </w:rPr>
        <w:drawing>
          <wp:inline distT="0" distB="0" distL="0" distR="0" wp14:anchorId="18DFA3F1" wp14:editId="56A1209A">
            <wp:extent cx="5148943" cy="1901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4292" cy="1910701"/>
                    </a:xfrm>
                    <a:prstGeom prst="rect">
                      <a:avLst/>
                    </a:prstGeom>
                  </pic:spPr>
                </pic:pic>
              </a:graphicData>
            </a:graphic>
          </wp:inline>
        </w:drawing>
      </w:r>
    </w:p>
    <w:p w:rsidR="00E43623" w:rsidRPr="00911E6D" w:rsidRDefault="00B5637D" w:rsidP="00B5637D">
      <w:pPr>
        <w:pStyle w:val="Caption"/>
        <w:jc w:val="center"/>
      </w:pPr>
      <w:bookmarkStart w:id="953" w:name="_Toc73181649"/>
      <w:r>
        <w:t xml:space="preserve">Hình </w:t>
      </w:r>
      <w:r>
        <w:fldChar w:fldCharType="begin"/>
      </w:r>
      <w:r>
        <w:instrText xml:space="preserve"> SEQ Hình \* ARABIC </w:instrText>
      </w:r>
      <w:r>
        <w:fldChar w:fldCharType="separate"/>
      </w:r>
      <w:r>
        <w:rPr>
          <w:noProof/>
        </w:rPr>
        <w:t>28</w:t>
      </w:r>
      <w:r>
        <w:fldChar w:fldCharType="end"/>
      </w:r>
      <w:r>
        <w:t xml:space="preserve">. </w:t>
      </w:r>
      <w:r w:rsidRPr="00C473FB">
        <w:t>Chức năng duyệt đơn hàng</w:t>
      </w:r>
      <w:bookmarkEnd w:id="953"/>
    </w:p>
    <w:p w:rsidR="00F23418" w:rsidRDefault="00EF21AF" w:rsidP="00472C7E">
      <w:bookmarkStart w:id="954" w:name="_Toc6684119"/>
      <w:bookmarkStart w:id="955" w:name="_Toc6684180"/>
      <w:bookmarkStart w:id="956" w:name="_Toc6688670"/>
      <w:bookmarkStart w:id="957" w:name="_Toc7253414"/>
      <w:bookmarkStart w:id="958" w:name="_Toc7978933"/>
      <w:bookmarkStart w:id="959" w:name="_Toc8806045"/>
      <w:bookmarkStart w:id="960" w:name="_Toc9016613"/>
      <w:r>
        <w:tab/>
      </w:r>
    </w:p>
    <w:p w:rsidR="001C2150" w:rsidRPr="00BF5224" w:rsidRDefault="00EF21AF" w:rsidP="00320C61">
      <w:pPr>
        <w:pStyle w:val="Heading1"/>
        <w:tabs>
          <w:tab w:val="left" w:pos="3694"/>
          <w:tab w:val="center" w:pos="4536"/>
        </w:tabs>
        <w:spacing w:before="600" w:after="600" w:line="312" w:lineRule="auto"/>
        <w:rPr>
          <w:b/>
          <w:i w:val="0"/>
          <w:sz w:val="36"/>
          <w:szCs w:val="36"/>
        </w:rPr>
      </w:pPr>
      <w:r w:rsidRPr="00320C61">
        <w:rPr>
          <w:sz w:val="32"/>
          <w:szCs w:val="26"/>
        </w:rPr>
        <w:lastRenderedPageBreak/>
        <w:tab/>
      </w:r>
      <w:bookmarkStart w:id="961" w:name="_Toc73185231"/>
      <w:r w:rsidR="004C77F8" w:rsidRPr="00BF5224">
        <w:rPr>
          <w:b/>
          <w:i w:val="0"/>
          <w:sz w:val="36"/>
          <w:szCs w:val="36"/>
        </w:rPr>
        <w:t>KẾT LUẬ</w:t>
      </w:r>
      <w:bookmarkEnd w:id="954"/>
      <w:bookmarkEnd w:id="955"/>
      <w:bookmarkEnd w:id="956"/>
      <w:r w:rsidR="006F6F2C" w:rsidRPr="00BF5224">
        <w:rPr>
          <w:b/>
          <w:i w:val="0"/>
          <w:sz w:val="36"/>
          <w:szCs w:val="36"/>
        </w:rPr>
        <w:t>N</w:t>
      </w:r>
      <w:bookmarkEnd w:id="957"/>
      <w:bookmarkEnd w:id="958"/>
      <w:bookmarkEnd w:id="959"/>
      <w:bookmarkEnd w:id="960"/>
      <w:bookmarkEnd w:id="961"/>
    </w:p>
    <w:p w:rsidR="00093F9E" w:rsidRPr="00750B87" w:rsidRDefault="00093F9E" w:rsidP="0036077A">
      <w:pPr>
        <w:pStyle w:val="ListParagraph"/>
        <w:numPr>
          <w:ilvl w:val="0"/>
          <w:numId w:val="167"/>
        </w:numPr>
        <w:ind w:left="360"/>
        <w:outlineLvl w:val="1"/>
        <w:rPr>
          <w:b/>
          <w:szCs w:val="26"/>
        </w:rPr>
      </w:pPr>
      <w:bookmarkStart w:id="962" w:name="_Toc9522979"/>
      <w:bookmarkStart w:id="963" w:name="_Toc9622139"/>
      <w:bookmarkStart w:id="964" w:name="_Toc73185232"/>
      <w:r w:rsidRPr="00C73265">
        <w:rPr>
          <w:b/>
          <w:szCs w:val="26"/>
        </w:rPr>
        <w:t xml:space="preserve">Kết </w:t>
      </w:r>
      <w:bookmarkEnd w:id="962"/>
      <w:bookmarkEnd w:id="963"/>
      <w:r w:rsidR="00B73F1C">
        <w:rPr>
          <w:b/>
          <w:szCs w:val="26"/>
        </w:rPr>
        <w:t>quả đạt được</w:t>
      </w:r>
      <w:bookmarkEnd w:id="964"/>
    </w:p>
    <w:p w:rsidR="00330D1F" w:rsidRPr="00330D1F" w:rsidRDefault="00330D1F" w:rsidP="0036077A">
      <w:r w:rsidRPr="00330D1F">
        <w:t>Về công nghệ:</w:t>
      </w:r>
    </w:p>
    <w:p w:rsidR="00330D1F" w:rsidRPr="0036077A" w:rsidRDefault="00330D1F" w:rsidP="0036077A">
      <w:pPr>
        <w:pStyle w:val="ListParagraph"/>
        <w:numPr>
          <w:ilvl w:val="0"/>
          <w:numId w:val="170"/>
        </w:numPr>
      </w:pPr>
      <w:r w:rsidRPr="0036077A">
        <w:t xml:space="preserve">Tìm hiểu và nắm bắt </w:t>
      </w:r>
      <w:r w:rsidRPr="0036077A">
        <w:rPr>
          <w:rFonts w:hint="eastAsia"/>
        </w:rPr>
        <w:t>đư</w:t>
      </w:r>
      <w:r w:rsidRPr="0036077A">
        <w:t>ợc các công cụ thiết kế Web.</w:t>
      </w:r>
    </w:p>
    <w:p w:rsidR="00330D1F" w:rsidRPr="0036077A" w:rsidRDefault="00330D1F" w:rsidP="0036077A">
      <w:pPr>
        <w:pStyle w:val="ListParagraph"/>
        <w:numPr>
          <w:ilvl w:val="0"/>
          <w:numId w:val="170"/>
        </w:numPr>
      </w:pPr>
      <w:r w:rsidRPr="0036077A">
        <w:t xml:space="preserve">Biết </w:t>
      </w:r>
      <w:r w:rsidRPr="0036077A">
        <w:rPr>
          <w:rFonts w:hint="eastAsia"/>
        </w:rPr>
        <w:t>đư</w:t>
      </w:r>
      <w:r w:rsidRPr="0036077A">
        <w:t xml:space="preserve">ợc cách thiết kế Web </w:t>
      </w:r>
      <w:r w:rsidRPr="0036077A">
        <w:rPr>
          <w:rFonts w:hint="eastAsia"/>
        </w:rPr>
        <w:t>đ</w:t>
      </w:r>
      <w:r w:rsidRPr="0036077A">
        <w:t>ộng cũng nh</w:t>
      </w:r>
      <w:r w:rsidRPr="0036077A">
        <w:rPr>
          <w:rFonts w:hint="eastAsia"/>
        </w:rPr>
        <w:t>ư</w:t>
      </w:r>
      <w:r w:rsidRPr="0036077A">
        <w:t xml:space="preserve"> cách tổ chức c</w:t>
      </w:r>
      <w:r w:rsidRPr="0036077A">
        <w:rPr>
          <w:rFonts w:hint="eastAsia"/>
        </w:rPr>
        <w:t>ơ</w:t>
      </w:r>
      <w:r w:rsidRPr="0036077A">
        <w:t xml:space="preserve"> sở dữ liệu.</w:t>
      </w:r>
    </w:p>
    <w:p w:rsidR="00330D1F" w:rsidRPr="0036077A" w:rsidRDefault="00330D1F" w:rsidP="0036077A">
      <w:pPr>
        <w:pStyle w:val="ListParagraph"/>
        <w:numPr>
          <w:ilvl w:val="0"/>
          <w:numId w:val="170"/>
        </w:numPr>
      </w:pPr>
      <w:r w:rsidRPr="0036077A">
        <w:t>C</w:t>
      </w:r>
      <w:r w:rsidRPr="0036077A">
        <w:rPr>
          <w:rFonts w:hint="eastAsia"/>
        </w:rPr>
        <w:t>ơ</w:t>
      </w:r>
      <w:r w:rsidRPr="0036077A">
        <w:t xml:space="preserve"> bản nắm </w:t>
      </w:r>
      <w:r w:rsidRPr="0036077A">
        <w:rPr>
          <w:rFonts w:hint="eastAsia"/>
        </w:rPr>
        <w:t>đư</w:t>
      </w:r>
      <w:r w:rsidRPr="0036077A">
        <w:t>ợc các b</w:t>
      </w:r>
      <w:r w:rsidRPr="0036077A">
        <w:rPr>
          <w:rFonts w:hint="eastAsia"/>
        </w:rPr>
        <w:t>ư</w:t>
      </w:r>
      <w:r w:rsidRPr="0036077A">
        <w:t xml:space="preserve">ớc xây dựng một website bán hàng trực tuyến, thực hiện </w:t>
      </w:r>
      <w:r w:rsidRPr="0036077A">
        <w:rPr>
          <w:rFonts w:hint="eastAsia"/>
        </w:rPr>
        <w:t>đú</w:t>
      </w:r>
      <w:r w:rsidRPr="0036077A">
        <w:t>ng quy trình</w:t>
      </w:r>
    </w:p>
    <w:p w:rsidR="00330D1F" w:rsidRPr="00330D1F" w:rsidRDefault="00330D1F" w:rsidP="00E42991">
      <w:pPr>
        <w:pStyle w:val="ListParagraph"/>
        <w:numPr>
          <w:ilvl w:val="0"/>
          <w:numId w:val="170"/>
        </w:numPr>
      </w:pPr>
      <w:r w:rsidRPr="0036077A">
        <w:t xml:space="preserve">Xây dựng </w:t>
      </w:r>
      <w:r w:rsidRPr="0036077A">
        <w:rPr>
          <w:rFonts w:hint="eastAsia"/>
        </w:rPr>
        <w:t>đư</w:t>
      </w:r>
      <w:r w:rsidRPr="0036077A">
        <w:t>ợc bố cục trang web hợp lí, b</w:t>
      </w:r>
      <w:r w:rsidRPr="0036077A">
        <w:rPr>
          <w:rFonts w:hint="eastAsia"/>
        </w:rPr>
        <w:t>ư</w:t>
      </w:r>
      <w:r w:rsidRPr="0036077A">
        <w:t xml:space="preserve">ớc </w:t>
      </w:r>
      <w:r w:rsidRPr="0036077A">
        <w:rPr>
          <w:rFonts w:hint="eastAsia"/>
        </w:rPr>
        <w:t>đ</w:t>
      </w:r>
      <w:r w:rsidRPr="0036077A">
        <w:t xml:space="preserve">ầu thực hiện </w:t>
      </w:r>
      <w:r w:rsidRPr="0036077A">
        <w:rPr>
          <w:rFonts w:hint="eastAsia"/>
        </w:rPr>
        <w:t>đư</w:t>
      </w:r>
      <w:r w:rsidRPr="0036077A">
        <w:t>ợc nghiệp vụ của hệ thống</w:t>
      </w:r>
    </w:p>
    <w:p w:rsidR="00330D1F" w:rsidRPr="00330D1F" w:rsidRDefault="00330D1F" w:rsidP="0036077A">
      <w:r w:rsidRPr="00330D1F">
        <w:t xml:space="preserve"> Về cài </w:t>
      </w:r>
      <w:r w:rsidRPr="00330D1F">
        <w:rPr>
          <w:rFonts w:hint="eastAsia"/>
        </w:rPr>
        <w:t>đ</w:t>
      </w:r>
      <w:r w:rsidRPr="00330D1F">
        <w:t>ặt ch</w:t>
      </w:r>
      <w:r w:rsidRPr="00330D1F">
        <w:rPr>
          <w:rFonts w:hint="eastAsia"/>
        </w:rPr>
        <w:t>ươ</w:t>
      </w:r>
      <w:r w:rsidRPr="00330D1F">
        <w:t>ng trình:</w:t>
      </w:r>
    </w:p>
    <w:p w:rsidR="00330D1F" w:rsidRPr="00330D1F" w:rsidRDefault="00330D1F" w:rsidP="008416C2">
      <w:pPr>
        <w:pStyle w:val="ListParagraph"/>
        <w:numPr>
          <w:ilvl w:val="0"/>
          <w:numId w:val="171"/>
        </w:numPr>
      </w:pPr>
      <w:r w:rsidRPr="00330D1F">
        <w:t xml:space="preserve">Giới thiệu các mặt hàng kinh doanh của của hàng </w:t>
      </w:r>
      <w:r w:rsidRPr="00330D1F">
        <w:rPr>
          <w:rFonts w:hint="eastAsia"/>
        </w:rPr>
        <w:t>đ</w:t>
      </w:r>
      <w:r w:rsidRPr="00330D1F">
        <w:t>ến với khách hàng.</w:t>
      </w:r>
    </w:p>
    <w:p w:rsidR="00330D1F" w:rsidRPr="00330D1F" w:rsidRDefault="00330D1F" w:rsidP="008416C2">
      <w:pPr>
        <w:pStyle w:val="ListParagraph"/>
        <w:numPr>
          <w:ilvl w:val="0"/>
          <w:numId w:val="171"/>
        </w:numPr>
      </w:pPr>
      <w:r w:rsidRPr="00330D1F">
        <w:t>Cho phép tra cứu mặt hàng các loại mặt hàng cụ thể.</w:t>
      </w:r>
    </w:p>
    <w:p w:rsidR="00330D1F" w:rsidRPr="00330D1F" w:rsidRDefault="00330D1F" w:rsidP="008416C2">
      <w:pPr>
        <w:pStyle w:val="ListParagraph"/>
        <w:numPr>
          <w:ilvl w:val="0"/>
          <w:numId w:val="171"/>
        </w:numPr>
      </w:pPr>
      <w:r w:rsidRPr="00330D1F">
        <w:t xml:space="preserve">Cho phép khách hàng thực hiện việc </w:t>
      </w:r>
      <w:r w:rsidRPr="00330D1F">
        <w:rPr>
          <w:rFonts w:hint="eastAsia"/>
        </w:rPr>
        <w:t>đ</w:t>
      </w:r>
      <w:r w:rsidRPr="00330D1F">
        <w:t>ặt hàng qua mạng.</w:t>
      </w:r>
    </w:p>
    <w:p w:rsidR="00330D1F" w:rsidRPr="00330D1F" w:rsidRDefault="00330D1F" w:rsidP="008416C2">
      <w:pPr>
        <w:pStyle w:val="ListParagraph"/>
        <w:numPr>
          <w:ilvl w:val="0"/>
          <w:numId w:val="171"/>
        </w:numPr>
      </w:pPr>
      <w:r w:rsidRPr="00330D1F">
        <w:t xml:space="preserve">Tiếp nhận </w:t>
      </w:r>
      <w:r w:rsidRPr="00330D1F">
        <w:rPr>
          <w:rFonts w:hint="eastAsia"/>
        </w:rPr>
        <w:t>đơ</w:t>
      </w:r>
      <w:r w:rsidRPr="00330D1F">
        <w:t xml:space="preserve">n </w:t>
      </w:r>
      <w:r w:rsidRPr="00330D1F">
        <w:rPr>
          <w:rFonts w:hint="eastAsia"/>
        </w:rPr>
        <w:t>đ</w:t>
      </w:r>
      <w:r w:rsidRPr="00330D1F">
        <w:t>ặt hàng của khách hàng.</w:t>
      </w:r>
    </w:p>
    <w:p w:rsidR="00330D1F" w:rsidRPr="00330D1F" w:rsidRDefault="00330D1F" w:rsidP="008416C2">
      <w:pPr>
        <w:pStyle w:val="ListParagraph"/>
        <w:numPr>
          <w:ilvl w:val="0"/>
          <w:numId w:val="171"/>
        </w:numPr>
      </w:pPr>
      <w:r w:rsidRPr="00330D1F">
        <w:t xml:space="preserve">Lập hóa </w:t>
      </w:r>
      <w:r w:rsidRPr="00330D1F">
        <w:rPr>
          <w:rFonts w:hint="eastAsia"/>
        </w:rPr>
        <w:t>đơ</w:t>
      </w:r>
      <w:r w:rsidRPr="00330D1F">
        <w:t>n.</w:t>
      </w:r>
    </w:p>
    <w:p w:rsidR="00330D1F" w:rsidRPr="00330D1F" w:rsidRDefault="00330D1F" w:rsidP="008416C2">
      <w:pPr>
        <w:pStyle w:val="ListParagraph"/>
        <w:numPr>
          <w:ilvl w:val="0"/>
          <w:numId w:val="171"/>
        </w:numPr>
      </w:pPr>
      <w:r w:rsidRPr="00330D1F">
        <w:t>Cập nhật: Mặt hàng, loại hàng, nhà sản xuất, tin tức.</w:t>
      </w:r>
    </w:p>
    <w:p w:rsidR="00330D1F" w:rsidRPr="00330D1F" w:rsidRDefault="00330D1F" w:rsidP="0036077A">
      <w:r w:rsidRPr="00330D1F">
        <w:t xml:space="preserve"> Tính n</w:t>
      </w:r>
      <w:r w:rsidRPr="00330D1F">
        <w:rPr>
          <w:rFonts w:hint="eastAsia"/>
        </w:rPr>
        <w:t>ă</w:t>
      </w:r>
      <w:r w:rsidRPr="00330D1F">
        <w:t>ng của ch</w:t>
      </w:r>
      <w:r w:rsidRPr="00330D1F">
        <w:rPr>
          <w:rFonts w:hint="eastAsia"/>
        </w:rPr>
        <w:t>ươ</w:t>
      </w:r>
      <w:r w:rsidRPr="00330D1F">
        <w:t>ng trình:</w:t>
      </w:r>
    </w:p>
    <w:p w:rsidR="00330D1F" w:rsidRPr="00330D1F" w:rsidRDefault="00330D1F" w:rsidP="008416C2">
      <w:pPr>
        <w:pStyle w:val="ListParagraph"/>
        <w:numPr>
          <w:ilvl w:val="0"/>
          <w:numId w:val="172"/>
        </w:numPr>
      </w:pPr>
      <w:r w:rsidRPr="00330D1F">
        <w:t>Thông tin về mặt hàng</w:t>
      </w:r>
      <w:r w:rsidR="00CE3A63">
        <w:t xml:space="preserve"> </w:t>
      </w:r>
      <w:r w:rsidRPr="00330D1F">
        <w:rPr>
          <w:rFonts w:hint="eastAsia"/>
        </w:rPr>
        <w:t>đư</w:t>
      </w:r>
      <w:r w:rsidRPr="00330D1F">
        <w:t>ợc cập nhật kịp thời, chính xác.</w:t>
      </w:r>
    </w:p>
    <w:p w:rsidR="00217AD5" w:rsidRDefault="00330D1F" w:rsidP="008416C2">
      <w:pPr>
        <w:pStyle w:val="ListParagraph"/>
        <w:numPr>
          <w:ilvl w:val="0"/>
          <w:numId w:val="172"/>
        </w:numPr>
      </w:pPr>
      <w:r w:rsidRPr="00330D1F">
        <w:t>Giao diện thân thiện với ng</w:t>
      </w:r>
      <w:r w:rsidRPr="00330D1F">
        <w:rPr>
          <w:rFonts w:hint="eastAsia"/>
        </w:rPr>
        <w:t>ư</w:t>
      </w:r>
      <w:r w:rsidRPr="00330D1F">
        <w:t>ời dùng.</w:t>
      </w:r>
    </w:p>
    <w:p w:rsidR="00330D1F" w:rsidRPr="00330D1F" w:rsidRDefault="00330D1F" w:rsidP="00503C5A">
      <w:pPr>
        <w:ind w:left="90"/>
      </w:pPr>
      <w:r w:rsidRPr="00330D1F">
        <w:t>Hạn chế</w:t>
      </w:r>
    </w:p>
    <w:p w:rsidR="00330D1F" w:rsidRPr="00330D1F" w:rsidRDefault="008416C2" w:rsidP="00E42991">
      <w:pPr>
        <w:pStyle w:val="ListParagraph"/>
        <w:numPr>
          <w:ilvl w:val="0"/>
          <w:numId w:val="173"/>
        </w:numPr>
      </w:pPr>
      <w:r>
        <w:t>W</w:t>
      </w:r>
      <w:r w:rsidR="00330D1F" w:rsidRPr="00330D1F">
        <w:t>ebsite nhỏ, mang tính chất mô phỏng</w:t>
      </w:r>
    </w:p>
    <w:p w:rsidR="00330D1F" w:rsidRPr="00330D1F" w:rsidRDefault="00330D1F" w:rsidP="00E42991">
      <w:pPr>
        <w:pStyle w:val="ListParagraph"/>
        <w:numPr>
          <w:ilvl w:val="0"/>
          <w:numId w:val="173"/>
        </w:numPr>
      </w:pPr>
      <w:r w:rsidRPr="00330D1F">
        <w:t>C</w:t>
      </w:r>
      <w:r w:rsidRPr="00330D1F">
        <w:rPr>
          <w:rFonts w:hint="eastAsia"/>
        </w:rPr>
        <w:t>ơ</w:t>
      </w:r>
      <w:r w:rsidRPr="00330D1F">
        <w:t xml:space="preserve"> sở dữ liệu nhỏ, chức n</w:t>
      </w:r>
      <w:r w:rsidRPr="00330D1F">
        <w:rPr>
          <w:rFonts w:hint="eastAsia"/>
        </w:rPr>
        <w:t>ă</w:t>
      </w:r>
      <w:r w:rsidRPr="00330D1F">
        <w:t>ng phân quyền ch</w:t>
      </w:r>
      <w:r w:rsidRPr="00330D1F">
        <w:rPr>
          <w:rFonts w:hint="eastAsia"/>
        </w:rPr>
        <w:t>ư</w:t>
      </w:r>
      <w:r w:rsidRPr="00330D1F">
        <w:t xml:space="preserve">a tối </w:t>
      </w:r>
      <w:r w:rsidRPr="00330D1F">
        <w:rPr>
          <w:rFonts w:hint="eastAsia"/>
        </w:rPr>
        <w:t>ư</w:t>
      </w:r>
      <w:r w:rsidRPr="00330D1F">
        <w:t>u</w:t>
      </w:r>
    </w:p>
    <w:p w:rsidR="00330D1F" w:rsidRDefault="00330D1F" w:rsidP="00E42991">
      <w:pPr>
        <w:pStyle w:val="ListParagraph"/>
        <w:numPr>
          <w:ilvl w:val="0"/>
          <w:numId w:val="173"/>
        </w:numPr>
      </w:pPr>
      <w:r w:rsidRPr="00330D1F">
        <w:t>Ch</w:t>
      </w:r>
      <w:r w:rsidRPr="00330D1F">
        <w:rPr>
          <w:rFonts w:hint="eastAsia"/>
        </w:rPr>
        <w:t>ư</w:t>
      </w:r>
      <w:r w:rsidRPr="00330D1F">
        <w:t>a kết hợp xử lí chức n</w:t>
      </w:r>
      <w:r w:rsidRPr="00330D1F">
        <w:rPr>
          <w:rFonts w:hint="eastAsia"/>
        </w:rPr>
        <w:t>ă</w:t>
      </w:r>
      <w:r w:rsidRPr="00330D1F">
        <w:t xml:space="preserve">ng thanh toán hóa </w:t>
      </w:r>
      <w:r w:rsidRPr="00330D1F">
        <w:rPr>
          <w:rFonts w:hint="eastAsia"/>
        </w:rPr>
        <w:t>đơ</w:t>
      </w:r>
      <w:r w:rsidRPr="00330D1F">
        <w:t>n</w:t>
      </w:r>
    </w:p>
    <w:p w:rsidR="00093F9E" w:rsidRPr="008416C2" w:rsidRDefault="00093F9E" w:rsidP="00503C5A">
      <w:pPr>
        <w:pStyle w:val="ListParagraph"/>
        <w:numPr>
          <w:ilvl w:val="0"/>
          <w:numId w:val="167"/>
        </w:numPr>
        <w:spacing w:before="80" w:after="80" w:line="312" w:lineRule="auto"/>
        <w:ind w:left="450"/>
        <w:outlineLvl w:val="1"/>
        <w:rPr>
          <w:b/>
          <w:szCs w:val="26"/>
        </w:rPr>
      </w:pPr>
      <w:bookmarkStart w:id="965" w:name="_Toc9522980"/>
      <w:bookmarkStart w:id="966" w:name="_Toc9622140"/>
      <w:bookmarkStart w:id="967" w:name="_Toc73185233"/>
      <w:r w:rsidRPr="008416C2">
        <w:rPr>
          <w:b/>
          <w:szCs w:val="26"/>
        </w:rPr>
        <w:t>H</w:t>
      </w:r>
      <w:r w:rsidRPr="008416C2">
        <w:rPr>
          <w:rFonts w:hint="eastAsia"/>
          <w:b/>
          <w:szCs w:val="26"/>
        </w:rPr>
        <w:t>ư</w:t>
      </w:r>
      <w:r w:rsidRPr="008416C2">
        <w:rPr>
          <w:b/>
          <w:szCs w:val="26"/>
        </w:rPr>
        <w:t>ớng nghiên cứu</w:t>
      </w:r>
      <w:bookmarkEnd w:id="965"/>
      <w:bookmarkEnd w:id="966"/>
      <w:bookmarkEnd w:id="967"/>
    </w:p>
    <w:p w:rsidR="00066B5A" w:rsidRPr="00E62BEF" w:rsidRDefault="00066B5A" w:rsidP="00503C5A">
      <w:bookmarkStart w:id="968" w:name="_Toc57216489"/>
      <w:r>
        <w:t>Với</w:t>
      </w:r>
      <w:r w:rsidRPr="00E62BEF">
        <w:t xml:space="preserve"> những</w:t>
      </w:r>
      <w:r>
        <w:t xml:space="preserve"> hạn chế</w:t>
      </w:r>
      <w:r w:rsidR="00C1402E">
        <w:t xml:space="preserve"> và</w:t>
      </w:r>
      <w:r>
        <w:t xml:space="preserve"> </w:t>
      </w:r>
      <w:r w:rsidRPr="00E62BEF">
        <w:t>tồn tại</w:t>
      </w:r>
      <w:r>
        <w:t xml:space="preserve"> </w:t>
      </w:r>
      <w:r w:rsidR="00C1402E">
        <w:t>nêu trên</w:t>
      </w:r>
      <w:r>
        <w:t xml:space="preserve">, hướng nghiên cứu </w:t>
      </w:r>
      <w:r w:rsidR="00CE3A63">
        <w:t xml:space="preserve">của đề tài </w:t>
      </w:r>
      <w:r>
        <w:t>dự kiến như sau</w:t>
      </w:r>
      <w:r w:rsidR="00C1402E">
        <w:t>:</w:t>
      </w:r>
      <w:bookmarkEnd w:id="968"/>
    </w:p>
    <w:p w:rsidR="00CE3A63" w:rsidRPr="008416C2" w:rsidRDefault="00CE3A63" w:rsidP="008416C2">
      <w:pPr>
        <w:pStyle w:val="ListParagraph"/>
        <w:numPr>
          <w:ilvl w:val="0"/>
          <w:numId w:val="174"/>
        </w:numPr>
      </w:pPr>
      <w:bookmarkStart w:id="969" w:name="_Toc6684120"/>
      <w:bookmarkStart w:id="970" w:name="_Toc6684181"/>
      <w:bookmarkStart w:id="971" w:name="_Toc6688671"/>
      <w:bookmarkStart w:id="972" w:name="_Toc7253416"/>
      <w:bookmarkStart w:id="973" w:name="_Toc7978935"/>
      <w:bookmarkStart w:id="974" w:name="_Toc8806047"/>
      <w:r w:rsidRPr="008416C2">
        <w:t xml:space="preserve">Xây dựng website </w:t>
      </w:r>
      <w:r w:rsidRPr="008416C2">
        <w:rPr>
          <w:rFonts w:hint="eastAsia"/>
        </w:rPr>
        <w:t>đá</w:t>
      </w:r>
      <w:r w:rsidRPr="008416C2">
        <w:t xml:space="preserve">p ứng </w:t>
      </w:r>
      <w:r w:rsidRPr="008416C2">
        <w:rPr>
          <w:rFonts w:hint="eastAsia"/>
        </w:rPr>
        <w:t>đ</w:t>
      </w:r>
      <w:r w:rsidRPr="008416C2">
        <w:t xml:space="preserve">ầy </w:t>
      </w:r>
      <w:r w:rsidRPr="008416C2">
        <w:rPr>
          <w:rFonts w:hint="eastAsia"/>
        </w:rPr>
        <w:t>đ</w:t>
      </w:r>
      <w:r w:rsidRPr="008416C2">
        <w:t xml:space="preserve">ủ yêu cầu nghiệp vụ của hệ thống </w:t>
      </w:r>
    </w:p>
    <w:p w:rsidR="00CE3A63" w:rsidRPr="008416C2" w:rsidRDefault="00CE3A63" w:rsidP="008416C2">
      <w:pPr>
        <w:pStyle w:val="ListParagraph"/>
        <w:numPr>
          <w:ilvl w:val="0"/>
          <w:numId w:val="174"/>
        </w:numPr>
      </w:pPr>
      <w:r w:rsidRPr="008416C2">
        <w:t xml:space="preserve">Phân quyền và quản trị tối </w:t>
      </w:r>
      <w:r w:rsidRPr="008416C2">
        <w:rPr>
          <w:rFonts w:hint="eastAsia"/>
        </w:rPr>
        <w:t>ư</w:t>
      </w:r>
      <w:r w:rsidRPr="008416C2">
        <w:t>u</w:t>
      </w:r>
    </w:p>
    <w:p w:rsidR="000411EF" w:rsidRPr="008416C2" w:rsidRDefault="00CE3A63" w:rsidP="008416C2">
      <w:pPr>
        <w:pStyle w:val="ListParagraph"/>
        <w:numPr>
          <w:ilvl w:val="0"/>
          <w:numId w:val="174"/>
        </w:numPr>
        <w:rPr>
          <w:i/>
        </w:rPr>
      </w:pPr>
      <w:r w:rsidRPr="008416C2">
        <w:t>C</w:t>
      </w:r>
      <w:r w:rsidRPr="008416C2">
        <w:rPr>
          <w:rFonts w:hint="eastAsia"/>
        </w:rPr>
        <w:t>ơ</w:t>
      </w:r>
      <w:r w:rsidRPr="008416C2">
        <w:t xml:space="preserve"> sở dữ liệu phong phú</w:t>
      </w:r>
    </w:p>
    <w:p w:rsidR="00CE3A63" w:rsidRPr="006A47D1" w:rsidRDefault="00CE3A63" w:rsidP="006A47D1">
      <w:pPr>
        <w:pStyle w:val="ListParagraph"/>
        <w:numPr>
          <w:ilvl w:val="0"/>
          <w:numId w:val="174"/>
        </w:numPr>
        <w:sectPr w:rsidR="00CE3A63" w:rsidRPr="006A47D1" w:rsidSect="005703A6">
          <w:footerReference w:type="first" r:id="rId38"/>
          <w:pgSz w:w="11907" w:h="16840" w:code="9"/>
          <w:pgMar w:top="1134" w:right="1134" w:bottom="1134" w:left="1701" w:header="720" w:footer="720" w:gutter="0"/>
          <w:pgNumType w:fmt="numberInDash"/>
          <w:cols w:space="720"/>
          <w:docGrid w:linePitch="381"/>
        </w:sectPr>
      </w:pPr>
      <w:r w:rsidRPr="006A47D1">
        <w:t>Cho phép khách hàng mua và thanh toán trực tiếp qua mạng.</w:t>
      </w:r>
    </w:p>
    <w:p w:rsidR="00290DF8" w:rsidRDefault="00290DF8" w:rsidP="00472C7E"/>
    <w:p w:rsidR="00F23418" w:rsidRDefault="00F23418" w:rsidP="00472C7E"/>
    <w:p w:rsidR="00E42991" w:rsidRDefault="00E148D8" w:rsidP="009C473C">
      <w:pPr>
        <w:pStyle w:val="Heading1"/>
        <w:tabs>
          <w:tab w:val="left" w:pos="1299"/>
          <w:tab w:val="center" w:pos="4536"/>
        </w:tabs>
        <w:spacing w:before="80" w:after="80"/>
        <w:jc w:val="center"/>
      </w:pPr>
      <w:bookmarkStart w:id="975" w:name="_Toc73185234"/>
      <w:r w:rsidRPr="00911E6D">
        <w:rPr>
          <w:b/>
          <w:i w:val="0"/>
          <w:sz w:val="36"/>
          <w:szCs w:val="36"/>
        </w:rPr>
        <w:t>TÀI LIỆU THAM KHẢ</w:t>
      </w:r>
      <w:r>
        <w:rPr>
          <w:b/>
          <w:i w:val="0"/>
          <w:sz w:val="36"/>
          <w:szCs w:val="36"/>
        </w:rPr>
        <w:t>O</w:t>
      </w:r>
      <w:bookmarkEnd w:id="975"/>
    </w:p>
    <w:p w:rsidR="009C473C" w:rsidRDefault="009C473C" w:rsidP="009C473C">
      <w:pPr>
        <w:pStyle w:val="ListParagraph"/>
        <w:numPr>
          <w:ilvl w:val="0"/>
          <w:numId w:val="177"/>
        </w:numPr>
        <w:tabs>
          <w:tab w:val="left" w:pos="990"/>
        </w:tabs>
        <w:ind w:left="810"/>
        <w:jc w:val="left"/>
      </w:pPr>
      <w:hyperlink r:id="rId39" w:history="1">
        <w:r w:rsidRPr="00F05F76">
          <w:rPr>
            <w:rStyle w:val="Hyperlink"/>
            <w:noProof/>
          </w:rPr>
          <w:t>https://themewagon.com/</w:t>
        </w:r>
      </w:hyperlink>
    </w:p>
    <w:p w:rsidR="003319FC" w:rsidRDefault="003319FC" w:rsidP="009C473C">
      <w:pPr>
        <w:pStyle w:val="ListParagraph"/>
        <w:numPr>
          <w:ilvl w:val="0"/>
          <w:numId w:val="177"/>
        </w:numPr>
        <w:tabs>
          <w:tab w:val="left" w:pos="990"/>
        </w:tabs>
        <w:ind w:left="810"/>
        <w:jc w:val="left"/>
      </w:pPr>
      <w:hyperlink r:id="rId40" w:history="1">
        <w:r w:rsidRPr="00F05F76">
          <w:rPr>
            <w:rStyle w:val="Hyperlink"/>
          </w:rPr>
          <w:t>https://timviec365.vn/</w:t>
        </w:r>
      </w:hyperlink>
    </w:p>
    <w:p w:rsidR="003319FC" w:rsidRDefault="003319FC" w:rsidP="009C473C">
      <w:pPr>
        <w:pStyle w:val="ListParagraph"/>
        <w:numPr>
          <w:ilvl w:val="0"/>
          <w:numId w:val="177"/>
        </w:numPr>
        <w:tabs>
          <w:tab w:val="left" w:pos="990"/>
        </w:tabs>
        <w:ind w:left="810"/>
        <w:jc w:val="left"/>
      </w:pPr>
      <w:hyperlink r:id="rId41" w:history="1">
        <w:r w:rsidRPr="00F05F76">
          <w:rPr>
            <w:rStyle w:val="Hyperlink"/>
          </w:rPr>
          <w:t>https://www.hostinger.vn/</w:t>
        </w:r>
      </w:hyperlink>
    </w:p>
    <w:p w:rsidR="003319FC" w:rsidRDefault="003319FC" w:rsidP="009C473C">
      <w:pPr>
        <w:pStyle w:val="ListParagraph"/>
        <w:numPr>
          <w:ilvl w:val="0"/>
          <w:numId w:val="177"/>
        </w:numPr>
        <w:tabs>
          <w:tab w:val="left" w:pos="990"/>
        </w:tabs>
        <w:ind w:left="810"/>
        <w:jc w:val="left"/>
      </w:pPr>
      <w:hyperlink r:id="rId42" w:history="1">
        <w:r w:rsidRPr="00F05F76">
          <w:rPr>
            <w:rStyle w:val="Hyperlink"/>
          </w:rPr>
          <w:t>https://vi.wikipedia.org/</w:t>
        </w:r>
      </w:hyperlink>
    </w:p>
    <w:p w:rsidR="003319FC" w:rsidRDefault="003319FC" w:rsidP="003319FC">
      <w:pPr>
        <w:pStyle w:val="ListParagraph"/>
        <w:tabs>
          <w:tab w:val="left" w:pos="990"/>
        </w:tabs>
        <w:ind w:left="810" w:firstLine="0"/>
        <w:jc w:val="left"/>
      </w:pPr>
    </w:p>
    <w:bookmarkEnd w:id="969"/>
    <w:bookmarkEnd w:id="970"/>
    <w:bookmarkEnd w:id="971"/>
    <w:bookmarkEnd w:id="972"/>
    <w:bookmarkEnd w:id="973"/>
    <w:bookmarkEnd w:id="974"/>
    <w:p w:rsidR="00965DEA" w:rsidRPr="00911E6D" w:rsidRDefault="00965DEA" w:rsidP="00734392">
      <w:pPr>
        <w:pStyle w:val="Bibliography"/>
        <w:rPr>
          <w:noProof/>
          <w:vanish/>
          <w:szCs w:val="26"/>
        </w:rPr>
      </w:pPr>
      <w:r w:rsidRPr="00911E6D">
        <w:rPr>
          <w:noProof/>
          <w:vanish/>
          <w:szCs w:val="26"/>
        </w:rPr>
        <w:t>x</w:t>
      </w:r>
    </w:p>
    <w:p w:rsidR="00BC0954" w:rsidRPr="00911E6D" w:rsidRDefault="00BC0954" w:rsidP="00734392">
      <w:pPr>
        <w:pStyle w:val="Bibliography"/>
        <w:rPr>
          <w:noProof/>
          <w:vanish/>
          <w:szCs w:val="26"/>
        </w:rPr>
      </w:pPr>
      <w:r w:rsidRPr="00911E6D">
        <w:rPr>
          <w:noProof/>
          <w:vanish/>
          <w:szCs w:val="26"/>
        </w:rPr>
        <w:t>x</w:t>
      </w:r>
    </w:p>
    <w:p w:rsidR="00BC0954" w:rsidRPr="00911E6D" w:rsidRDefault="00BC0954" w:rsidP="00734392">
      <w:pPr>
        <w:pStyle w:val="Bibliography"/>
        <w:rPr>
          <w:noProof/>
          <w:vanish/>
          <w:szCs w:val="26"/>
        </w:rPr>
      </w:pPr>
      <w:r w:rsidRPr="00911E6D">
        <w:rPr>
          <w:noProof/>
          <w:vanish/>
          <w:szCs w:val="26"/>
        </w:rPr>
        <w:t>x</w:t>
      </w:r>
    </w:p>
    <w:sectPr w:rsidR="00BC0954" w:rsidRPr="00911E6D" w:rsidSect="00A27E4F">
      <w:footerReference w:type="default" r:id="rId43"/>
      <w:pgSz w:w="11907" w:h="16840" w:code="9"/>
      <w:pgMar w:top="1418" w:right="1134" w:bottom="1418" w:left="1701" w:header="720" w:footer="720" w:gutter="0"/>
      <w:pgNumType w:fmt="numberInDash"/>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287" w:rsidRDefault="007D3287" w:rsidP="00366C8D">
      <w:r>
        <w:separator/>
      </w:r>
    </w:p>
  </w:endnote>
  <w:endnote w:type="continuationSeparator" w:id="0">
    <w:p w:rsidR="007D3287" w:rsidRDefault="007D3287"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bangkok">
    <w:altName w:val="Courier New"/>
    <w:charset w:val="00"/>
    <w:family w:val="swiss"/>
    <w:pitch w:val="variable"/>
    <w:sig w:usb0="00000003" w:usb1="00000000" w:usb2="00000000" w:usb3="00000000" w:csb0="00000001"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 w:name="Montserra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835283"/>
      <w:docPartObj>
        <w:docPartGallery w:val="Page Numbers (Bottom of Page)"/>
        <w:docPartUnique/>
      </w:docPartObj>
    </w:sdtPr>
    <w:sdtEndPr>
      <w:rPr>
        <w:noProof/>
        <w:sz w:val="24"/>
        <w:szCs w:val="26"/>
      </w:rPr>
    </w:sdtEndPr>
    <w:sdtContent>
      <w:p w:rsidR="00BF5224" w:rsidRPr="00E62BEF" w:rsidRDefault="00BF5224">
        <w:pPr>
          <w:pStyle w:val="Footer"/>
          <w:jc w:val="center"/>
          <w:rPr>
            <w:sz w:val="24"/>
            <w:szCs w:val="26"/>
          </w:rPr>
        </w:pPr>
        <w:r w:rsidRPr="00E62BEF">
          <w:rPr>
            <w:sz w:val="24"/>
            <w:szCs w:val="26"/>
          </w:rPr>
          <w:fldChar w:fldCharType="begin"/>
        </w:r>
        <w:r w:rsidRPr="00E62BEF">
          <w:rPr>
            <w:sz w:val="24"/>
            <w:szCs w:val="26"/>
          </w:rPr>
          <w:instrText xml:space="preserve"> PAGE   \* MERGEFORMAT </w:instrText>
        </w:r>
        <w:r w:rsidRPr="00E62BEF">
          <w:rPr>
            <w:sz w:val="24"/>
            <w:szCs w:val="26"/>
          </w:rPr>
          <w:fldChar w:fldCharType="separate"/>
        </w:r>
        <w:r w:rsidR="005F64B9">
          <w:rPr>
            <w:noProof/>
            <w:sz w:val="24"/>
            <w:szCs w:val="26"/>
          </w:rPr>
          <w:t>- 28 -</w:t>
        </w:r>
        <w:r w:rsidRPr="00E62BEF">
          <w:rPr>
            <w:noProof/>
            <w:sz w:val="24"/>
            <w:szCs w:val="26"/>
          </w:rPr>
          <w:fldChar w:fldCharType="end"/>
        </w:r>
      </w:p>
    </w:sdtContent>
  </w:sdt>
  <w:p w:rsidR="00BF5224" w:rsidRDefault="00BF522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794844"/>
      <w:docPartObj>
        <w:docPartGallery w:val="Page Numbers (Bottom of Page)"/>
        <w:docPartUnique/>
      </w:docPartObj>
    </w:sdtPr>
    <w:sdtEndPr>
      <w:rPr>
        <w:noProof/>
      </w:rPr>
    </w:sdtEndPr>
    <w:sdtContent>
      <w:p w:rsidR="00BF5224" w:rsidRDefault="00BF522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BF5224" w:rsidRDefault="00BF522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224" w:rsidRPr="00320C61" w:rsidRDefault="00BF5224">
    <w:pPr>
      <w:pStyle w:val="Footer"/>
      <w:jc w:val="center"/>
      <w:rPr>
        <w:szCs w:val="26"/>
      </w:rPr>
    </w:pPr>
  </w:p>
  <w:p w:rsidR="00BF5224" w:rsidRDefault="00BF52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287" w:rsidRDefault="007D3287" w:rsidP="00366C8D">
      <w:r>
        <w:separator/>
      </w:r>
    </w:p>
  </w:footnote>
  <w:footnote w:type="continuationSeparator" w:id="0">
    <w:p w:rsidR="007D3287" w:rsidRDefault="007D3287" w:rsidP="00366C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6DD"/>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0626D48"/>
    <w:multiLevelType w:val="hybridMultilevel"/>
    <w:tmpl w:val="643EF7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3335CA4"/>
    <w:multiLevelType w:val="hybridMultilevel"/>
    <w:tmpl w:val="2318D088"/>
    <w:lvl w:ilvl="0" w:tplc="D2DE0878">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0361527D"/>
    <w:multiLevelType w:val="hybridMultilevel"/>
    <w:tmpl w:val="B91CD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6A4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346653"/>
    <w:multiLevelType w:val="multilevel"/>
    <w:tmpl w:val="A57E4A5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0D716B25"/>
    <w:multiLevelType w:val="multilevel"/>
    <w:tmpl w:val="93082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05656"/>
    <w:multiLevelType w:val="multilevel"/>
    <w:tmpl w:val="CCAC96F8"/>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11E65D53"/>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12CD76BA"/>
    <w:multiLevelType w:val="hybridMultilevel"/>
    <w:tmpl w:val="91EA2E8E"/>
    <w:lvl w:ilvl="0" w:tplc="8CC24FC8">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13234936"/>
    <w:multiLevelType w:val="multilevel"/>
    <w:tmpl w:val="A5E4AAD0"/>
    <w:lvl w:ilvl="0">
      <w:start w:val="2"/>
      <w:numFmt w:val="decimal"/>
      <w:lvlText w:val="%1"/>
      <w:lvlJc w:val="left"/>
      <w:pPr>
        <w:ind w:left="525" w:hanging="525"/>
      </w:pPr>
      <w:rPr>
        <w:rFonts w:hint="default"/>
      </w:rPr>
    </w:lvl>
    <w:lvl w:ilvl="1">
      <w:start w:val="1"/>
      <w:numFmt w:val="decimal"/>
      <w:lvlText w:val="%1.%2"/>
      <w:lvlJc w:val="left"/>
      <w:pPr>
        <w:ind w:left="1440" w:hanging="525"/>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465"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120" w:hanging="1800"/>
      </w:pPr>
      <w:rPr>
        <w:rFonts w:hint="default"/>
      </w:rPr>
    </w:lvl>
  </w:abstractNum>
  <w:abstractNum w:abstractNumId="31" w15:restartNumberingAfterBreak="0">
    <w:nsid w:val="13BC4833"/>
    <w:multiLevelType w:val="hybridMultilevel"/>
    <w:tmpl w:val="027A776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566271A"/>
    <w:multiLevelType w:val="hybridMultilevel"/>
    <w:tmpl w:val="77E85E7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5CF4928"/>
    <w:multiLevelType w:val="hybridMultilevel"/>
    <w:tmpl w:val="85B4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6CA099A"/>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75E15DF"/>
    <w:multiLevelType w:val="hybridMultilevel"/>
    <w:tmpl w:val="7A2418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194E0199"/>
    <w:multiLevelType w:val="multilevel"/>
    <w:tmpl w:val="35A688A0"/>
    <w:lvl w:ilvl="0">
      <w:start w:val="1"/>
      <w:numFmt w:val="decimal"/>
      <w:lvlText w:val="%1."/>
      <w:lvlJc w:val="left"/>
      <w:pPr>
        <w:ind w:left="1429" w:hanging="360"/>
      </w:pPr>
    </w:lvl>
    <w:lvl w:ilvl="1">
      <w:start w:val="1"/>
      <w:numFmt w:val="decimal"/>
      <w:isLgl/>
      <w:lvlText w:val="%1.%2"/>
      <w:lvlJc w:val="left"/>
      <w:pPr>
        <w:ind w:left="1830" w:hanging="390"/>
      </w:pPr>
      <w:rPr>
        <w:rFonts w:hint="default"/>
      </w:rPr>
    </w:lvl>
    <w:lvl w:ilvl="2">
      <w:start w:val="1"/>
      <w:numFmt w:val="decimal"/>
      <w:isLgl/>
      <w:lvlText w:val="%1.%2.%3"/>
      <w:lvlJc w:val="left"/>
      <w:pPr>
        <w:ind w:left="2531" w:hanging="720"/>
      </w:pPr>
      <w:rPr>
        <w:rFonts w:hint="default"/>
      </w:rPr>
    </w:lvl>
    <w:lvl w:ilvl="3">
      <w:start w:val="1"/>
      <w:numFmt w:val="decimal"/>
      <w:isLgl/>
      <w:lvlText w:val="%1.%2.%3.%4"/>
      <w:lvlJc w:val="left"/>
      <w:pPr>
        <w:ind w:left="2902" w:hanging="720"/>
      </w:pPr>
      <w:rPr>
        <w:rFonts w:hint="default"/>
      </w:rPr>
    </w:lvl>
    <w:lvl w:ilvl="4">
      <w:start w:val="1"/>
      <w:numFmt w:val="decimal"/>
      <w:isLgl/>
      <w:lvlText w:val="%1.%2.%3.%4.%5"/>
      <w:lvlJc w:val="left"/>
      <w:pPr>
        <w:ind w:left="3633" w:hanging="1080"/>
      </w:pPr>
      <w:rPr>
        <w:rFonts w:hint="default"/>
      </w:rPr>
    </w:lvl>
    <w:lvl w:ilvl="5">
      <w:start w:val="1"/>
      <w:numFmt w:val="decimal"/>
      <w:isLgl/>
      <w:lvlText w:val="%1.%2.%3.%4.%5.%6"/>
      <w:lvlJc w:val="left"/>
      <w:pPr>
        <w:ind w:left="4364" w:hanging="144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466" w:hanging="1800"/>
      </w:pPr>
      <w:rPr>
        <w:rFonts w:hint="default"/>
      </w:rPr>
    </w:lvl>
    <w:lvl w:ilvl="8">
      <w:start w:val="1"/>
      <w:numFmt w:val="decimal"/>
      <w:isLgl/>
      <w:lvlText w:val="%1.%2.%3.%4.%5.%6.%7.%8.%9"/>
      <w:lvlJc w:val="left"/>
      <w:pPr>
        <w:ind w:left="5837" w:hanging="1800"/>
      </w:pPr>
      <w:rPr>
        <w:rFonts w:hint="default"/>
      </w:rPr>
    </w:lvl>
  </w:abstractNum>
  <w:abstractNum w:abstractNumId="41"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3"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5" w15:restartNumberingAfterBreak="0">
    <w:nsid w:val="1EC10A85"/>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1F621922"/>
    <w:multiLevelType w:val="multilevel"/>
    <w:tmpl w:val="55F4D82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11F5E07"/>
    <w:multiLevelType w:val="hybridMultilevel"/>
    <w:tmpl w:val="CD1E94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2"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54" w15:restartNumberingAfterBreak="0">
    <w:nsid w:val="241D2E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54A4D60"/>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8B55ECC"/>
    <w:multiLevelType w:val="multilevel"/>
    <w:tmpl w:val="27FE946E"/>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C3A6227"/>
    <w:multiLevelType w:val="hybridMultilevel"/>
    <w:tmpl w:val="8634D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5"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6"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EFE050B"/>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0" w15:restartNumberingAfterBreak="0">
    <w:nsid w:val="2F911933"/>
    <w:multiLevelType w:val="multilevel"/>
    <w:tmpl w:val="35A688A0"/>
    <w:lvl w:ilvl="0">
      <w:start w:val="1"/>
      <w:numFmt w:val="decimal"/>
      <w:lvlText w:val="%1."/>
      <w:lvlJc w:val="left"/>
      <w:pPr>
        <w:ind w:left="1429" w:hanging="360"/>
      </w:pPr>
    </w:lvl>
    <w:lvl w:ilvl="1">
      <w:start w:val="1"/>
      <w:numFmt w:val="decimal"/>
      <w:isLgl/>
      <w:lvlText w:val="%1.%2"/>
      <w:lvlJc w:val="left"/>
      <w:pPr>
        <w:ind w:left="1830" w:hanging="390"/>
      </w:pPr>
      <w:rPr>
        <w:rFonts w:hint="default"/>
      </w:rPr>
    </w:lvl>
    <w:lvl w:ilvl="2">
      <w:start w:val="1"/>
      <w:numFmt w:val="decimal"/>
      <w:isLgl/>
      <w:lvlText w:val="%1.%2.%3"/>
      <w:lvlJc w:val="left"/>
      <w:pPr>
        <w:ind w:left="2531" w:hanging="720"/>
      </w:pPr>
      <w:rPr>
        <w:rFonts w:hint="default"/>
      </w:rPr>
    </w:lvl>
    <w:lvl w:ilvl="3">
      <w:start w:val="1"/>
      <w:numFmt w:val="decimal"/>
      <w:isLgl/>
      <w:lvlText w:val="%1.%2.%3.%4"/>
      <w:lvlJc w:val="left"/>
      <w:pPr>
        <w:ind w:left="2902" w:hanging="720"/>
      </w:pPr>
      <w:rPr>
        <w:rFonts w:hint="default"/>
      </w:rPr>
    </w:lvl>
    <w:lvl w:ilvl="4">
      <w:start w:val="1"/>
      <w:numFmt w:val="decimal"/>
      <w:isLgl/>
      <w:lvlText w:val="%1.%2.%3.%4.%5"/>
      <w:lvlJc w:val="left"/>
      <w:pPr>
        <w:ind w:left="3633" w:hanging="1080"/>
      </w:pPr>
      <w:rPr>
        <w:rFonts w:hint="default"/>
      </w:rPr>
    </w:lvl>
    <w:lvl w:ilvl="5">
      <w:start w:val="1"/>
      <w:numFmt w:val="decimal"/>
      <w:isLgl/>
      <w:lvlText w:val="%1.%2.%3.%4.%5.%6"/>
      <w:lvlJc w:val="left"/>
      <w:pPr>
        <w:ind w:left="4364" w:hanging="1440"/>
      </w:pPr>
      <w:rPr>
        <w:rFonts w:hint="default"/>
      </w:rPr>
    </w:lvl>
    <w:lvl w:ilvl="6">
      <w:start w:val="1"/>
      <w:numFmt w:val="decimal"/>
      <w:isLgl/>
      <w:lvlText w:val="%1.%2.%3.%4.%5.%6.%7"/>
      <w:lvlJc w:val="left"/>
      <w:pPr>
        <w:ind w:left="4735" w:hanging="1440"/>
      </w:pPr>
      <w:rPr>
        <w:rFonts w:hint="default"/>
      </w:rPr>
    </w:lvl>
    <w:lvl w:ilvl="7">
      <w:start w:val="1"/>
      <w:numFmt w:val="decimal"/>
      <w:isLgl/>
      <w:lvlText w:val="%1.%2.%3.%4.%5.%6.%7.%8"/>
      <w:lvlJc w:val="left"/>
      <w:pPr>
        <w:ind w:left="5466" w:hanging="1800"/>
      </w:pPr>
      <w:rPr>
        <w:rFonts w:hint="default"/>
      </w:rPr>
    </w:lvl>
    <w:lvl w:ilvl="8">
      <w:start w:val="1"/>
      <w:numFmt w:val="decimal"/>
      <w:isLgl/>
      <w:lvlText w:val="%1.%2.%3.%4.%5.%6.%7.%8.%9"/>
      <w:lvlJc w:val="left"/>
      <w:pPr>
        <w:ind w:left="5837" w:hanging="1800"/>
      </w:pPr>
      <w:rPr>
        <w:rFonts w:hint="default"/>
      </w:rPr>
    </w:lvl>
  </w:abstractNum>
  <w:abstractNum w:abstractNumId="71"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08222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5"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22904DD"/>
    <w:multiLevelType w:val="hybridMultilevel"/>
    <w:tmpl w:val="8E4EE558"/>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7" w15:restartNumberingAfterBreak="0">
    <w:nsid w:val="32AA603A"/>
    <w:multiLevelType w:val="multilevel"/>
    <w:tmpl w:val="C7E88F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32EA03B1"/>
    <w:multiLevelType w:val="hybridMultilevel"/>
    <w:tmpl w:val="0C58F980"/>
    <w:lvl w:ilvl="0" w:tplc="04090001">
      <w:start w:val="1"/>
      <w:numFmt w:val="bullet"/>
      <w:lvlText w:val=""/>
      <w:lvlJc w:val="left"/>
      <w:pPr>
        <w:ind w:left="1008" w:hanging="360"/>
      </w:pPr>
      <w:rPr>
        <w:rFonts w:ascii="Symbol" w:hAnsi="Symbol" w:hint="default"/>
      </w:rPr>
    </w:lvl>
    <w:lvl w:ilvl="1" w:tplc="DEBEB7BA">
      <w:numFmt w:val="bullet"/>
      <w:lvlText w:val="-"/>
      <w:lvlJc w:val="left"/>
      <w:pPr>
        <w:ind w:left="1728" w:hanging="360"/>
      </w:pPr>
      <w:rPr>
        <w:rFonts w:ascii="Times New Roman" w:eastAsia="Times New Roman" w:hAnsi="Times New Roman" w:cs="Times New Roman"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9" w15:restartNumberingAfterBreak="0">
    <w:nsid w:val="35F819E6"/>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0" w15:restartNumberingAfterBreak="0">
    <w:nsid w:val="36CC7975"/>
    <w:multiLevelType w:val="hybridMultilevel"/>
    <w:tmpl w:val="9D264B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1"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6EE15E8"/>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3" w15:restartNumberingAfterBreak="0">
    <w:nsid w:val="375F7E85"/>
    <w:multiLevelType w:val="multilevel"/>
    <w:tmpl w:val="1CF65E00"/>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4"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6" w15:restartNumberingAfterBreak="0">
    <w:nsid w:val="3B4575F2"/>
    <w:multiLevelType w:val="multilevel"/>
    <w:tmpl w:val="2DD23802"/>
    <w:lvl w:ilvl="0">
      <w:start w:val="3"/>
      <w:numFmt w:val="decimal"/>
      <w:lvlText w:val="%1."/>
      <w:lvlJc w:val="left"/>
      <w:pPr>
        <w:ind w:left="450" w:hanging="450"/>
      </w:pPr>
      <w:rPr>
        <w:rFonts w:hint="default"/>
        <w:i w:val="0"/>
      </w:rPr>
    </w:lvl>
    <w:lvl w:ilvl="1">
      <w:start w:val="6"/>
      <w:numFmt w:val="decimal"/>
      <w:lvlText w:val="%1.%2."/>
      <w:lvlJc w:val="left"/>
      <w:pPr>
        <w:ind w:left="1440" w:hanging="72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3240" w:hanging="108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5040" w:hanging="1440"/>
      </w:pPr>
      <w:rPr>
        <w:rFonts w:hint="default"/>
        <w:i w:val="0"/>
      </w:rPr>
    </w:lvl>
    <w:lvl w:ilvl="6">
      <w:start w:val="1"/>
      <w:numFmt w:val="decimal"/>
      <w:lvlText w:val="%1.%2.%3.%4.%5.%6.%7."/>
      <w:lvlJc w:val="left"/>
      <w:pPr>
        <w:ind w:left="6120" w:hanging="1800"/>
      </w:pPr>
      <w:rPr>
        <w:rFonts w:hint="default"/>
        <w:i w:val="0"/>
      </w:rPr>
    </w:lvl>
    <w:lvl w:ilvl="7">
      <w:start w:val="1"/>
      <w:numFmt w:val="decimal"/>
      <w:lvlText w:val="%1.%2.%3.%4.%5.%6.%7.%8."/>
      <w:lvlJc w:val="left"/>
      <w:pPr>
        <w:ind w:left="6840" w:hanging="1800"/>
      </w:pPr>
      <w:rPr>
        <w:rFonts w:hint="default"/>
        <w:i w:val="0"/>
      </w:rPr>
    </w:lvl>
    <w:lvl w:ilvl="8">
      <w:start w:val="1"/>
      <w:numFmt w:val="decimal"/>
      <w:lvlText w:val="%1.%2.%3.%4.%5.%6.%7.%8.%9."/>
      <w:lvlJc w:val="left"/>
      <w:pPr>
        <w:ind w:left="7920" w:hanging="2160"/>
      </w:pPr>
      <w:rPr>
        <w:rFonts w:hint="default"/>
        <w:i w:val="0"/>
      </w:rPr>
    </w:lvl>
  </w:abstractNum>
  <w:abstractNum w:abstractNumId="87"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C7F10BE"/>
    <w:multiLevelType w:val="hybridMultilevel"/>
    <w:tmpl w:val="E878E0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9"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5"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0B23124"/>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7" w15:restartNumberingAfterBreak="0">
    <w:nsid w:val="418A07F5"/>
    <w:multiLevelType w:val="multilevel"/>
    <w:tmpl w:val="F1FCEA6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8"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31429B1"/>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0"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DB4016"/>
    <w:multiLevelType w:val="multilevel"/>
    <w:tmpl w:val="794A77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2" w15:restartNumberingAfterBreak="0">
    <w:nsid w:val="44DD2147"/>
    <w:multiLevelType w:val="hybridMultilevel"/>
    <w:tmpl w:val="A6A221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3" w15:restartNumberingAfterBreak="0">
    <w:nsid w:val="48AB094A"/>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4"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5"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7"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8" w15:restartNumberingAfterBreak="0">
    <w:nsid w:val="4AE4511C"/>
    <w:multiLevelType w:val="hybridMultilevel"/>
    <w:tmpl w:val="AFD6293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510F60EC"/>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7" w15:restartNumberingAfterBreak="0">
    <w:nsid w:val="520A0F96"/>
    <w:multiLevelType w:val="hybridMultilevel"/>
    <w:tmpl w:val="0C0C9D14"/>
    <w:lvl w:ilvl="0" w:tplc="0409000F">
      <w:start w:val="1"/>
      <w:numFmt w:val="decimal"/>
      <w:lvlText w:val="%1."/>
      <w:lvlJc w:val="left"/>
      <w:pPr>
        <w:ind w:left="720" w:hanging="360"/>
      </w:pPr>
    </w:lvl>
    <w:lvl w:ilvl="1" w:tplc="8B3AB54A">
      <w:start w:val="3"/>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4145CC3"/>
    <w:multiLevelType w:val="multilevel"/>
    <w:tmpl w:val="F48EAF98"/>
    <w:lvl w:ilvl="0">
      <w:start w:val="1"/>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20"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2"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509080B"/>
    <w:multiLevelType w:val="hybridMultilevel"/>
    <w:tmpl w:val="8488B6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4"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25" w15:restartNumberingAfterBreak="0">
    <w:nsid w:val="55E45E5B"/>
    <w:multiLevelType w:val="hybridMultilevel"/>
    <w:tmpl w:val="2BD86F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6"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9"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30" w15:restartNumberingAfterBreak="0">
    <w:nsid w:val="59B6678B"/>
    <w:multiLevelType w:val="multilevel"/>
    <w:tmpl w:val="1200EB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33"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4"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6"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7" w15:restartNumberingAfterBreak="0">
    <w:nsid w:val="5D346B07"/>
    <w:multiLevelType w:val="hybridMultilevel"/>
    <w:tmpl w:val="88B29D3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8"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9"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0957B2E"/>
    <w:multiLevelType w:val="hybridMultilevel"/>
    <w:tmpl w:val="683AF7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2"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3"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5" w15:restartNumberingAfterBreak="0">
    <w:nsid w:val="659857AC"/>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6"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48"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7102D54"/>
    <w:multiLevelType w:val="hybridMultilevel"/>
    <w:tmpl w:val="3ECC724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0"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3" w15:restartNumberingAfterBreak="0">
    <w:nsid w:val="68D63832"/>
    <w:multiLevelType w:val="hybridMultilevel"/>
    <w:tmpl w:val="298AF6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4"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6"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7"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59"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0"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DE127A8"/>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5" w15:restartNumberingAfterBreak="0">
    <w:nsid w:val="6E1D117B"/>
    <w:multiLevelType w:val="hybridMultilevel"/>
    <w:tmpl w:val="BC1064E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6" w15:restartNumberingAfterBreak="0">
    <w:nsid w:val="6E7301CB"/>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7" w15:restartNumberingAfterBreak="0">
    <w:nsid w:val="6ED24334"/>
    <w:multiLevelType w:val="hybridMultilevel"/>
    <w:tmpl w:val="B8F2D0A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68"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0D43376"/>
    <w:multiLevelType w:val="multilevel"/>
    <w:tmpl w:val="E6E0E0D2"/>
    <w:lvl w:ilvl="0">
      <w:start w:val="3"/>
      <w:numFmt w:val="decimal"/>
      <w:lvlText w:val="%1."/>
      <w:lvlJc w:val="left"/>
      <w:pPr>
        <w:ind w:left="450" w:hanging="450"/>
      </w:pPr>
      <w:rPr>
        <w:rFonts w:hint="default"/>
        <w:i w:val="0"/>
      </w:rPr>
    </w:lvl>
    <w:lvl w:ilvl="1">
      <w:start w:val="4"/>
      <w:numFmt w:val="decimal"/>
      <w:lvlText w:val="%1.%2."/>
      <w:lvlJc w:val="left"/>
      <w:pPr>
        <w:ind w:left="1440" w:hanging="72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3240" w:hanging="108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5040" w:hanging="1440"/>
      </w:pPr>
      <w:rPr>
        <w:rFonts w:hint="default"/>
        <w:i w:val="0"/>
      </w:rPr>
    </w:lvl>
    <w:lvl w:ilvl="6">
      <w:start w:val="1"/>
      <w:numFmt w:val="decimal"/>
      <w:lvlText w:val="%1.%2.%3.%4.%5.%6.%7."/>
      <w:lvlJc w:val="left"/>
      <w:pPr>
        <w:ind w:left="6120" w:hanging="1800"/>
      </w:pPr>
      <w:rPr>
        <w:rFonts w:hint="default"/>
        <w:i w:val="0"/>
      </w:rPr>
    </w:lvl>
    <w:lvl w:ilvl="7">
      <w:start w:val="1"/>
      <w:numFmt w:val="decimal"/>
      <w:lvlText w:val="%1.%2.%3.%4.%5.%6.%7.%8."/>
      <w:lvlJc w:val="left"/>
      <w:pPr>
        <w:ind w:left="6840" w:hanging="1800"/>
      </w:pPr>
      <w:rPr>
        <w:rFonts w:hint="default"/>
        <w:i w:val="0"/>
      </w:rPr>
    </w:lvl>
    <w:lvl w:ilvl="8">
      <w:start w:val="1"/>
      <w:numFmt w:val="decimal"/>
      <w:lvlText w:val="%1.%2.%3.%4.%5.%6.%7.%8.%9."/>
      <w:lvlJc w:val="left"/>
      <w:pPr>
        <w:ind w:left="7920" w:hanging="2160"/>
      </w:pPr>
      <w:rPr>
        <w:rFonts w:hint="default"/>
        <w:i w:val="0"/>
      </w:rPr>
    </w:lvl>
  </w:abstractNum>
  <w:abstractNum w:abstractNumId="171" w15:restartNumberingAfterBreak="0">
    <w:nsid w:val="71E36D28"/>
    <w:multiLevelType w:val="multilevel"/>
    <w:tmpl w:val="E1CCFA1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i w:val="0"/>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2" w15:restartNumberingAfterBreak="0">
    <w:nsid w:val="721D1F2C"/>
    <w:multiLevelType w:val="hybridMultilevel"/>
    <w:tmpl w:val="6F6C21C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3"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6F02DCB"/>
    <w:multiLevelType w:val="multilevel"/>
    <w:tmpl w:val="4DD2086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6" w15:restartNumberingAfterBreak="0">
    <w:nsid w:val="7A097DBE"/>
    <w:multiLevelType w:val="hybridMultilevel"/>
    <w:tmpl w:val="6452F4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7" w15:restartNumberingAfterBreak="0">
    <w:nsid w:val="7A3923D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8"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9"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CB9075D"/>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1"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2"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3"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FBB74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25"/>
  </w:num>
  <w:num w:numId="3">
    <w:abstractNumId w:val="22"/>
  </w:num>
  <w:num w:numId="4">
    <w:abstractNumId w:val="121"/>
  </w:num>
  <w:num w:numId="5">
    <w:abstractNumId w:val="3"/>
  </w:num>
  <w:num w:numId="6">
    <w:abstractNumId w:val="91"/>
  </w:num>
  <w:num w:numId="7">
    <w:abstractNumId w:val="128"/>
  </w:num>
  <w:num w:numId="8">
    <w:abstractNumId w:val="64"/>
  </w:num>
  <w:num w:numId="9">
    <w:abstractNumId w:val="104"/>
  </w:num>
  <w:num w:numId="10">
    <w:abstractNumId w:val="106"/>
  </w:num>
  <w:num w:numId="11">
    <w:abstractNumId w:val="46"/>
  </w:num>
  <w:num w:numId="12">
    <w:abstractNumId w:val="134"/>
  </w:num>
  <w:num w:numId="13">
    <w:abstractNumId w:val="94"/>
  </w:num>
  <w:num w:numId="14">
    <w:abstractNumId w:val="135"/>
  </w:num>
  <w:num w:numId="15">
    <w:abstractNumId w:val="11"/>
  </w:num>
  <w:num w:numId="16">
    <w:abstractNumId w:val="98"/>
  </w:num>
  <w:num w:numId="17">
    <w:abstractNumId w:val="181"/>
  </w:num>
  <w:num w:numId="18">
    <w:abstractNumId w:val="144"/>
  </w:num>
  <w:num w:numId="19">
    <w:abstractNumId w:val="136"/>
  </w:num>
  <w:num w:numId="20">
    <w:abstractNumId w:val="59"/>
  </w:num>
  <w:num w:numId="21">
    <w:abstractNumId w:val="113"/>
  </w:num>
  <w:num w:numId="22">
    <w:abstractNumId w:val="85"/>
  </w:num>
  <w:num w:numId="23">
    <w:abstractNumId w:val="58"/>
  </w:num>
  <w:num w:numId="24">
    <w:abstractNumId w:val="9"/>
  </w:num>
  <w:num w:numId="25">
    <w:abstractNumId w:val="49"/>
  </w:num>
  <w:num w:numId="26">
    <w:abstractNumId w:val="174"/>
  </w:num>
  <w:num w:numId="27">
    <w:abstractNumId w:val="131"/>
  </w:num>
  <w:num w:numId="28">
    <w:abstractNumId w:val="36"/>
  </w:num>
  <w:num w:numId="29">
    <w:abstractNumId w:val="140"/>
  </w:num>
  <w:num w:numId="30">
    <w:abstractNumId w:val="169"/>
  </w:num>
  <w:num w:numId="31">
    <w:abstractNumId w:val="50"/>
  </w:num>
  <w:num w:numId="32">
    <w:abstractNumId w:val="17"/>
  </w:num>
  <w:num w:numId="33">
    <w:abstractNumId w:val="154"/>
  </w:num>
  <w:num w:numId="34">
    <w:abstractNumId w:val="60"/>
  </w:num>
  <w:num w:numId="35">
    <w:abstractNumId w:val="52"/>
  </w:num>
  <w:num w:numId="36">
    <w:abstractNumId w:val="90"/>
  </w:num>
  <w:num w:numId="37">
    <w:abstractNumId w:val="105"/>
  </w:num>
  <w:num w:numId="38">
    <w:abstractNumId w:val="55"/>
  </w:num>
  <w:num w:numId="39">
    <w:abstractNumId w:val="14"/>
  </w:num>
  <w:num w:numId="40">
    <w:abstractNumId w:val="173"/>
  </w:num>
  <w:num w:numId="41">
    <w:abstractNumId w:val="132"/>
  </w:num>
  <w:num w:numId="42">
    <w:abstractNumId w:val="42"/>
  </w:num>
  <w:num w:numId="43">
    <w:abstractNumId w:val="168"/>
  </w:num>
  <w:num w:numId="44">
    <w:abstractNumId w:val="109"/>
  </w:num>
  <w:num w:numId="45">
    <w:abstractNumId w:val="10"/>
  </w:num>
  <w:num w:numId="46">
    <w:abstractNumId w:val="92"/>
  </w:num>
  <w:num w:numId="47">
    <w:abstractNumId w:val="53"/>
  </w:num>
  <w:num w:numId="48">
    <w:abstractNumId w:val="120"/>
  </w:num>
  <w:num w:numId="49">
    <w:abstractNumId w:val="66"/>
  </w:num>
  <w:num w:numId="50">
    <w:abstractNumId w:val="41"/>
  </w:num>
  <w:num w:numId="51">
    <w:abstractNumId w:val="84"/>
  </w:num>
  <w:num w:numId="52">
    <w:abstractNumId w:val="48"/>
  </w:num>
  <w:num w:numId="53">
    <w:abstractNumId w:val="127"/>
  </w:num>
  <w:num w:numId="54">
    <w:abstractNumId w:val="133"/>
  </w:num>
  <w:num w:numId="55">
    <w:abstractNumId w:val="65"/>
  </w:num>
  <w:num w:numId="56">
    <w:abstractNumId w:val="15"/>
  </w:num>
  <w:num w:numId="57">
    <w:abstractNumId w:val="151"/>
  </w:num>
  <w:num w:numId="58">
    <w:abstractNumId w:val="110"/>
  </w:num>
  <w:num w:numId="59">
    <w:abstractNumId w:val="124"/>
  </w:num>
  <w:num w:numId="60">
    <w:abstractNumId w:val="93"/>
  </w:num>
  <w:num w:numId="61">
    <w:abstractNumId w:val="34"/>
  </w:num>
  <w:num w:numId="62">
    <w:abstractNumId w:val="13"/>
  </w:num>
  <w:num w:numId="63">
    <w:abstractNumId w:val="147"/>
  </w:num>
  <w:num w:numId="64">
    <w:abstractNumId w:val="155"/>
  </w:num>
  <w:num w:numId="65">
    <w:abstractNumId w:val="152"/>
  </w:num>
  <w:num w:numId="66">
    <w:abstractNumId w:val="178"/>
  </w:num>
  <w:num w:numId="67">
    <w:abstractNumId w:val="57"/>
  </w:num>
  <w:num w:numId="68">
    <w:abstractNumId w:val="146"/>
  </w:num>
  <w:num w:numId="69">
    <w:abstractNumId w:val="158"/>
  </w:num>
  <w:num w:numId="70">
    <w:abstractNumId w:val="12"/>
  </w:num>
  <w:num w:numId="71">
    <w:abstractNumId w:val="150"/>
  </w:num>
  <w:num w:numId="72">
    <w:abstractNumId w:val="32"/>
  </w:num>
  <w:num w:numId="73">
    <w:abstractNumId w:val="159"/>
  </w:num>
  <w:num w:numId="74">
    <w:abstractNumId w:val="18"/>
  </w:num>
  <w:num w:numId="75">
    <w:abstractNumId w:val="61"/>
  </w:num>
  <w:num w:numId="76">
    <w:abstractNumId w:val="179"/>
  </w:num>
  <w:num w:numId="77">
    <w:abstractNumId w:val="100"/>
  </w:num>
  <w:num w:numId="78">
    <w:abstractNumId w:val="122"/>
  </w:num>
  <w:num w:numId="79">
    <w:abstractNumId w:val="43"/>
  </w:num>
  <w:num w:numId="80">
    <w:abstractNumId w:val="163"/>
  </w:num>
  <w:num w:numId="81">
    <w:abstractNumId w:val="95"/>
  </w:num>
  <w:num w:numId="82">
    <w:abstractNumId w:val="26"/>
  </w:num>
  <w:num w:numId="83">
    <w:abstractNumId w:val="114"/>
  </w:num>
  <w:num w:numId="84">
    <w:abstractNumId w:val="81"/>
  </w:num>
  <w:num w:numId="85">
    <w:abstractNumId w:val="20"/>
  </w:num>
  <w:num w:numId="86">
    <w:abstractNumId w:val="62"/>
  </w:num>
  <w:num w:numId="87">
    <w:abstractNumId w:val="143"/>
  </w:num>
  <w:num w:numId="88">
    <w:abstractNumId w:val="183"/>
  </w:num>
  <w:num w:numId="89">
    <w:abstractNumId w:val="87"/>
  </w:num>
  <w:num w:numId="90">
    <w:abstractNumId w:val="184"/>
  </w:num>
  <w:num w:numId="91">
    <w:abstractNumId w:val="118"/>
  </w:num>
  <w:num w:numId="92">
    <w:abstractNumId w:val="8"/>
  </w:num>
  <w:num w:numId="93">
    <w:abstractNumId w:val="148"/>
  </w:num>
  <w:num w:numId="94">
    <w:abstractNumId w:val="111"/>
  </w:num>
  <w:num w:numId="95">
    <w:abstractNumId w:val="139"/>
  </w:num>
  <w:num w:numId="96">
    <w:abstractNumId w:val="157"/>
  </w:num>
  <w:num w:numId="97">
    <w:abstractNumId w:val="19"/>
  </w:num>
  <w:num w:numId="98">
    <w:abstractNumId w:val="73"/>
  </w:num>
  <w:num w:numId="99">
    <w:abstractNumId w:val="89"/>
  </w:num>
  <w:num w:numId="100">
    <w:abstractNumId w:val="67"/>
  </w:num>
  <w:num w:numId="101">
    <w:abstractNumId w:val="126"/>
  </w:num>
  <w:num w:numId="102">
    <w:abstractNumId w:val="160"/>
  </w:num>
  <w:num w:numId="103">
    <w:abstractNumId w:val="75"/>
  </w:num>
  <w:num w:numId="104">
    <w:abstractNumId w:val="107"/>
  </w:num>
  <w:num w:numId="105">
    <w:abstractNumId w:val="2"/>
  </w:num>
  <w:num w:numId="106">
    <w:abstractNumId w:val="182"/>
  </w:num>
  <w:num w:numId="107">
    <w:abstractNumId w:val="4"/>
  </w:num>
  <w:num w:numId="108">
    <w:abstractNumId w:val="115"/>
  </w:num>
  <w:num w:numId="109">
    <w:abstractNumId w:val="129"/>
  </w:num>
  <w:num w:numId="110">
    <w:abstractNumId w:val="68"/>
  </w:num>
  <w:num w:numId="111">
    <w:abstractNumId w:val="112"/>
  </w:num>
  <w:num w:numId="112">
    <w:abstractNumId w:val="71"/>
  </w:num>
  <w:num w:numId="113">
    <w:abstractNumId w:val="161"/>
  </w:num>
  <w:num w:numId="114">
    <w:abstractNumId w:val="162"/>
  </w:num>
  <w:num w:numId="115">
    <w:abstractNumId w:val="38"/>
  </w:num>
  <w:num w:numId="116">
    <w:abstractNumId w:val="156"/>
  </w:num>
  <w:num w:numId="117">
    <w:abstractNumId w:val="44"/>
  </w:num>
  <w:num w:numId="118">
    <w:abstractNumId w:val="74"/>
  </w:num>
  <w:num w:numId="119">
    <w:abstractNumId w:val="138"/>
  </w:num>
  <w:num w:numId="120">
    <w:abstractNumId w:val="142"/>
  </w:num>
  <w:num w:numId="121">
    <w:abstractNumId w:val="5"/>
  </w:num>
  <w:num w:numId="122">
    <w:abstractNumId w:val="47"/>
  </w:num>
  <w:num w:numId="123">
    <w:abstractNumId w:val="40"/>
  </w:num>
  <w:num w:numId="124">
    <w:abstractNumId w:val="54"/>
  </w:num>
  <w:num w:numId="125">
    <w:abstractNumId w:val="37"/>
  </w:num>
  <w:num w:numId="126">
    <w:abstractNumId w:val="70"/>
  </w:num>
  <w:num w:numId="127">
    <w:abstractNumId w:val="30"/>
  </w:num>
  <w:num w:numId="128">
    <w:abstractNumId w:val="23"/>
  </w:num>
  <w:num w:numId="129">
    <w:abstractNumId w:val="1"/>
  </w:num>
  <w:num w:numId="130">
    <w:abstractNumId w:val="119"/>
  </w:num>
  <w:num w:numId="131">
    <w:abstractNumId w:val="77"/>
  </w:num>
  <w:num w:numId="132">
    <w:abstractNumId w:val="101"/>
  </w:num>
  <w:num w:numId="133">
    <w:abstractNumId w:val="21"/>
  </w:num>
  <w:num w:numId="134">
    <w:abstractNumId w:val="7"/>
  </w:num>
  <w:num w:numId="135">
    <w:abstractNumId w:val="137"/>
  </w:num>
  <w:num w:numId="136">
    <w:abstractNumId w:val="78"/>
  </w:num>
  <w:num w:numId="137">
    <w:abstractNumId w:val="123"/>
  </w:num>
  <w:num w:numId="138">
    <w:abstractNumId w:val="31"/>
  </w:num>
  <w:num w:numId="139">
    <w:abstractNumId w:val="102"/>
  </w:num>
  <w:num w:numId="140">
    <w:abstractNumId w:val="45"/>
  </w:num>
  <w:num w:numId="141">
    <w:abstractNumId w:val="130"/>
  </w:num>
  <w:num w:numId="142">
    <w:abstractNumId w:val="180"/>
  </w:num>
  <w:num w:numId="143">
    <w:abstractNumId w:val="56"/>
  </w:num>
  <w:num w:numId="144">
    <w:abstractNumId w:val="96"/>
  </w:num>
  <w:num w:numId="145">
    <w:abstractNumId w:val="79"/>
  </w:num>
  <w:num w:numId="146">
    <w:abstractNumId w:val="175"/>
  </w:num>
  <w:num w:numId="147">
    <w:abstractNumId w:val="116"/>
  </w:num>
  <w:num w:numId="148">
    <w:abstractNumId w:val="69"/>
  </w:num>
  <w:num w:numId="149">
    <w:abstractNumId w:val="27"/>
  </w:num>
  <w:num w:numId="150">
    <w:abstractNumId w:val="166"/>
  </w:num>
  <w:num w:numId="151">
    <w:abstractNumId w:val="145"/>
  </w:num>
  <w:num w:numId="152">
    <w:abstractNumId w:val="171"/>
  </w:num>
  <w:num w:numId="153">
    <w:abstractNumId w:val="97"/>
  </w:num>
  <w:num w:numId="154">
    <w:abstractNumId w:val="39"/>
  </w:num>
  <w:num w:numId="155">
    <w:abstractNumId w:val="88"/>
  </w:num>
  <w:num w:numId="156">
    <w:abstractNumId w:val="108"/>
  </w:num>
  <w:num w:numId="157">
    <w:abstractNumId w:val="51"/>
  </w:num>
  <w:num w:numId="158">
    <w:abstractNumId w:val="149"/>
  </w:num>
  <w:num w:numId="159">
    <w:abstractNumId w:val="141"/>
  </w:num>
  <w:num w:numId="160">
    <w:abstractNumId w:val="153"/>
  </w:num>
  <w:num w:numId="161">
    <w:abstractNumId w:val="167"/>
  </w:num>
  <w:num w:numId="162">
    <w:abstractNumId w:val="185"/>
  </w:num>
  <w:num w:numId="163">
    <w:abstractNumId w:val="16"/>
  </w:num>
  <w:num w:numId="164">
    <w:abstractNumId w:val="99"/>
  </w:num>
  <w:num w:numId="165">
    <w:abstractNumId w:val="177"/>
  </w:num>
  <w:num w:numId="166">
    <w:abstractNumId w:val="82"/>
  </w:num>
  <w:num w:numId="167">
    <w:abstractNumId w:val="117"/>
  </w:num>
  <w:num w:numId="168">
    <w:abstractNumId w:val="76"/>
  </w:num>
  <w:num w:numId="169">
    <w:abstractNumId w:val="125"/>
  </w:num>
  <w:num w:numId="170">
    <w:abstractNumId w:val="29"/>
  </w:num>
  <w:num w:numId="171">
    <w:abstractNumId w:val="80"/>
  </w:num>
  <w:num w:numId="172">
    <w:abstractNumId w:val="176"/>
  </w:num>
  <w:num w:numId="173">
    <w:abstractNumId w:val="33"/>
  </w:num>
  <w:num w:numId="174">
    <w:abstractNumId w:val="172"/>
  </w:num>
  <w:num w:numId="175">
    <w:abstractNumId w:val="63"/>
  </w:num>
  <w:num w:numId="176">
    <w:abstractNumId w:val="165"/>
  </w:num>
  <w:num w:numId="177">
    <w:abstractNumId w:val="6"/>
  </w:num>
  <w:num w:numId="178">
    <w:abstractNumId w:val="35"/>
  </w:num>
  <w:num w:numId="179">
    <w:abstractNumId w:val="72"/>
  </w:num>
  <w:num w:numId="180">
    <w:abstractNumId w:val="83"/>
  </w:num>
  <w:num w:numId="181">
    <w:abstractNumId w:val="170"/>
  </w:num>
  <w:num w:numId="182">
    <w:abstractNumId w:val="86"/>
  </w:num>
  <w:num w:numId="183">
    <w:abstractNumId w:val="164"/>
  </w:num>
  <w:num w:numId="184">
    <w:abstractNumId w:val="0"/>
  </w:num>
  <w:num w:numId="185">
    <w:abstractNumId w:val="103"/>
  </w:num>
  <w:num w:numId="186">
    <w:abstractNumId w:val="24"/>
  </w:num>
  <w:numIdMacAtCleanup w:val="18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uong Nhan">
    <w15:presenceInfo w15:providerId="Windows Live" w15:userId="20f0588330ab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embedSystemFonts/>
  <w:hideSpellingErrors/>
  <w:hideGrammaticalErrors/>
  <w:activeWritingStyle w:appName="MSWord" w:lang="en-US"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64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D37"/>
    <w:rsid w:val="00035C3A"/>
    <w:rsid w:val="000377D6"/>
    <w:rsid w:val="00040A64"/>
    <w:rsid w:val="000411EF"/>
    <w:rsid w:val="00042A7A"/>
    <w:rsid w:val="00044423"/>
    <w:rsid w:val="00044897"/>
    <w:rsid w:val="000449F4"/>
    <w:rsid w:val="00044C27"/>
    <w:rsid w:val="000503E2"/>
    <w:rsid w:val="00050522"/>
    <w:rsid w:val="00050703"/>
    <w:rsid w:val="00050B26"/>
    <w:rsid w:val="00051667"/>
    <w:rsid w:val="000518E0"/>
    <w:rsid w:val="0005495C"/>
    <w:rsid w:val="00054E2C"/>
    <w:rsid w:val="0005725B"/>
    <w:rsid w:val="00062C80"/>
    <w:rsid w:val="00063F18"/>
    <w:rsid w:val="00064A49"/>
    <w:rsid w:val="0006567F"/>
    <w:rsid w:val="00066B5A"/>
    <w:rsid w:val="00066E1F"/>
    <w:rsid w:val="000702B9"/>
    <w:rsid w:val="00070540"/>
    <w:rsid w:val="00070822"/>
    <w:rsid w:val="00070EF9"/>
    <w:rsid w:val="000719AF"/>
    <w:rsid w:val="00072CF0"/>
    <w:rsid w:val="00073867"/>
    <w:rsid w:val="00074064"/>
    <w:rsid w:val="000741BE"/>
    <w:rsid w:val="00074505"/>
    <w:rsid w:val="00074A68"/>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D0F"/>
    <w:rsid w:val="000F4FE7"/>
    <w:rsid w:val="000F67CF"/>
    <w:rsid w:val="000F747E"/>
    <w:rsid w:val="00101B3D"/>
    <w:rsid w:val="0010205B"/>
    <w:rsid w:val="00103515"/>
    <w:rsid w:val="00104A41"/>
    <w:rsid w:val="00105189"/>
    <w:rsid w:val="00105387"/>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700D"/>
    <w:rsid w:val="00130C43"/>
    <w:rsid w:val="00131D4B"/>
    <w:rsid w:val="00133802"/>
    <w:rsid w:val="00133F35"/>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46F75"/>
    <w:rsid w:val="00151578"/>
    <w:rsid w:val="0015496B"/>
    <w:rsid w:val="00155C35"/>
    <w:rsid w:val="00160EE5"/>
    <w:rsid w:val="00161F46"/>
    <w:rsid w:val="00165143"/>
    <w:rsid w:val="001700F0"/>
    <w:rsid w:val="001716C7"/>
    <w:rsid w:val="001735DB"/>
    <w:rsid w:val="0017516A"/>
    <w:rsid w:val="001769E5"/>
    <w:rsid w:val="00177144"/>
    <w:rsid w:val="00177EC2"/>
    <w:rsid w:val="00181C43"/>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5147"/>
    <w:rsid w:val="001A56D4"/>
    <w:rsid w:val="001A6F10"/>
    <w:rsid w:val="001A7FBD"/>
    <w:rsid w:val="001B3CD2"/>
    <w:rsid w:val="001B4686"/>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1ED"/>
    <w:rsid w:val="00281C4D"/>
    <w:rsid w:val="0028290E"/>
    <w:rsid w:val="0028309C"/>
    <w:rsid w:val="002840CF"/>
    <w:rsid w:val="0028465A"/>
    <w:rsid w:val="00284BB6"/>
    <w:rsid w:val="00286509"/>
    <w:rsid w:val="00287271"/>
    <w:rsid w:val="00290DF8"/>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10141"/>
    <w:rsid w:val="0031094F"/>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0D1F"/>
    <w:rsid w:val="00331305"/>
    <w:rsid w:val="003319FC"/>
    <w:rsid w:val="00332AA5"/>
    <w:rsid w:val="00332D88"/>
    <w:rsid w:val="00334FD6"/>
    <w:rsid w:val="003358B2"/>
    <w:rsid w:val="003359E9"/>
    <w:rsid w:val="0033603B"/>
    <w:rsid w:val="00337D63"/>
    <w:rsid w:val="00340D67"/>
    <w:rsid w:val="00341F66"/>
    <w:rsid w:val="003424BD"/>
    <w:rsid w:val="0034250E"/>
    <w:rsid w:val="0034297A"/>
    <w:rsid w:val="003432AE"/>
    <w:rsid w:val="00347805"/>
    <w:rsid w:val="00350435"/>
    <w:rsid w:val="003514EA"/>
    <w:rsid w:val="00351812"/>
    <w:rsid w:val="00352696"/>
    <w:rsid w:val="00353115"/>
    <w:rsid w:val="00353398"/>
    <w:rsid w:val="00353BAD"/>
    <w:rsid w:val="00355F02"/>
    <w:rsid w:val="00355FD6"/>
    <w:rsid w:val="00357C60"/>
    <w:rsid w:val="0036004E"/>
    <w:rsid w:val="0036031D"/>
    <w:rsid w:val="0036077A"/>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29BB"/>
    <w:rsid w:val="00383DAD"/>
    <w:rsid w:val="00385565"/>
    <w:rsid w:val="00385BB2"/>
    <w:rsid w:val="003873BA"/>
    <w:rsid w:val="00387484"/>
    <w:rsid w:val="0038754C"/>
    <w:rsid w:val="00390957"/>
    <w:rsid w:val="00391378"/>
    <w:rsid w:val="0039299F"/>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1FB4"/>
    <w:rsid w:val="004626C1"/>
    <w:rsid w:val="00462E09"/>
    <w:rsid w:val="00462FE2"/>
    <w:rsid w:val="0046398B"/>
    <w:rsid w:val="004657E0"/>
    <w:rsid w:val="00466C67"/>
    <w:rsid w:val="00466CBB"/>
    <w:rsid w:val="00466DFF"/>
    <w:rsid w:val="00467C80"/>
    <w:rsid w:val="004711CB"/>
    <w:rsid w:val="00471394"/>
    <w:rsid w:val="00471B1C"/>
    <w:rsid w:val="004728E2"/>
    <w:rsid w:val="00472C7E"/>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4174"/>
    <w:rsid w:val="004C68F2"/>
    <w:rsid w:val="004C6E20"/>
    <w:rsid w:val="004C77F8"/>
    <w:rsid w:val="004D3060"/>
    <w:rsid w:val="004D3D11"/>
    <w:rsid w:val="004D5549"/>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091E"/>
    <w:rsid w:val="0050103B"/>
    <w:rsid w:val="005023F9"/>
    <w:rsid w:val="00503224"/>
    <w:rsid w:val="00503835"/>
    <w:rsid w:val="005038EE"/>
    <w:rsid w:val="00503C5A"/>
    <w:rsid w:val="00504D6E"/>
    <w:rsid w:val="005065DB"/>
    <w:rsid w:val="00507EFD"/>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3A6"/>
    <w:rsid w:val="00570AD6"/>
    <w:rsid w:val="00573D02"/>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43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272"/>
    <w:rsid w:val="005E587B"/>
    <w:rsid w:val="005F3AF8"/>
    <w:rsid w:val="005F64B9"/>
    <w:rsid w:val="005F7893"/>
    <w:rsid w:val="0060093C"/>
    <w:rsid w:val="00601DDD"/>
    <w:rsid w:val="006028C8"/>
    <w:rsid w:val="00603FFF"/>
    <w:rsid w:val="0060449C"/>
    <w:rsid w:val="00606596"/>
    <w:rsid w:val="0060679D"/>
    <w:rsid w:val="00610151"/>
    <w:rsid w:val="00611389"/>
    <w:rsid w:val="00611E47"/>
    <w:rsid w:val="00612F46"/>
    <w:rsid w:val="00613B78"/>
    <w:rsid w:val="0061439A"/>
    <w:rsid w:val="00614AB7"/>
    <w:rsid w:val="00616CD6"/>
    <w:rsid w:val="006173F5"/>
    <w:rsid w:val="00621A12"/>
    <w:rsid w:val="00623DFE"/>
    <w:rsid w:val="00624386"/>
    <w:rsid w:val="00627E20"/>
    <w:rsid w:val="00630648"/>
    <w:rsid w:val="00631D0B"/>
    <w:rsid w:val="006336D6"/>
    <w:rsid w:val="00634554"/>
    <w:rsid w:val="00635836"/>
    <w:rsid w:val="00636B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87DFB"/>
    <w:rsid w:val="00690FE2"/>
    <w:rsid w:val="006921FA"/>
    <w:rsid w:val="00692ACC"/>
    <w:rsid w:val="00692DBC"/>
    <w:rsid w:val="006940F4"/>
    <w:rsid w:val="00695255"/>
    <w:rsid w:val="00695A6F"/>
    <w:rsid w:val="006A1091"/>
    <w:rsid w:val="006A3505"/>
    <w:rsid w:val="006A38C2"/>
    <w:rsid w:val="006A4459"/>
    <w:rsid w:val="006A47D1"/>
    <w:rsid w:val="006A5E19"/>
    <w:rsid w:val="006A6CFA"/>
    <w:rsid w:val="006B0964"/>
    <w:rsid w:val="006B0E22"/>
    <w:rsid w:val="006B0FAB"/>
    <w:rsid w:val="006B123F"/>
    <w:rsid w:val="006B2A4B"/>
    <w:rsid w:val="006B2FCF"/>
    <w:rsid w:val="006B4D0A"/>
    <w:rsid w:val="006B638B"/>
    <w:rsid w:val="006B6485"/>
    <w:rsid w:val="006B66BF"/>
    <w:rsid w:val="006B7323"/>
    <w:rsid w:val="006C01C0"/>
    <w:rsid w:val="006C20DC"/>
    <w:rsid w:val="006C22F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1E"/>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A3"/>
    <w:rsid w:val="007711C4"/>
    <w:rsid w:val="00771C8A"/>
    <w:rsid w:val="007756F5"/>
    <w:rsid w:val="0077582D"/>
    <w:rsid w:val="007776AC"/>
    <w:rsid w:val="00777A69"/>
    <w:rsid w:val="00780D47"/>
    <w:rsid w:val="00780EC9"/>
    <w:rsid w:val="0078172E"/>
    <w:rsid w:val="00781D5C"/>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B724D"/>
    <w:rsid w:val="007C00D8"/>
    <w:rsid w:val="007C0440"/>
    <w:rsid w:val="007C0A76"/>
    <w:rsid w:val="007C1215"/>
    <w:rsid w:val="007C138C"/>
    <w:rsid w:val="007C1CDB"/>
    <w:rsid w:val="007C3295"/>
    <w:rsid w:val="007C3C3C"/>
    <w:rsid w:val="007C3D1F"/>
    <w:rsid w:val="007C3F04"/>
    <w:rsid w:val="007C404B"/>
    <w:rsid w:val="007C4154"/>
    <w:rsid w:val="007C7274"/>
    <w:rsid w:val="007D048C"/>
    <w:rsid w:val="007D3287"/>
    <w:rsid w:val="007D398F"/>
    <w:rsid w:val="007D3A1A"/>
    <w:rsid w:val="007D479E"/>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8C2"/>
    <w:rsid w:val="00811793"/>
    <w:rsid w:val="00814E1D"/>
    <w:rsid w:val="008150D0"/>
    <w:rsid w:val="00822838"/>
    <w:rsid w:val="008229EC"/>
    <w:rsid w:val="0082336D"/>
    <w:rsid w:val="0082337E"/>
    <w:rsid w:val="00824E40"/>
    <w:rsid w:val="0082547C"/>
    <w:rsid w:val="008254D5"/>
    <w:rsid w:val="00826028"/>
    <w:rsid w:val="00827F0E"/>
    <w:rsid w:val="00830414"/>
    <w:rsid w:val="00830486"/>
    <w:rsid w:val="0083308D"/>
    <w:rsid w:val="00833AEB"/>
    <w:rsid w:val="00834089"/>
    <w:rsid w:val="00834608"/>
    <w:rsid w:val="00834885"/>
    <w:rsid w:val="008355D7"/>
    <w:rsid w:val="00835C81"/>
    <w:rsid w:val="008416C2"/>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37C"/>
    <w:rsid w:val="008738F0"/>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245"/>
    <w:rsid w:val="008D5530"/>
    <w:rsid w:val="008D777A"/>
    <w:rsid w:val="008D7A93"/>
    <w:rsid w:val="008E2B8D"/>
    <w:rsid w:val="008E3B72"/>
    <w:rsid w:val="008E5105"/>
    <w:rsid w:val="008E55B1"/>
    <w:rsid w:val="008E6074"/>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4B05"/>
    <w:rsid w:val="0091513D"/>
    <w:rsid w:val="00915A43"/>
    <w:rsid w:val="00915B39"/>
    <w:rsid w:val="00915D9E"/>
    <w:rsid w:val="00917AA6"/>
    <w:rsid w:val="00922089"/>
    <w:rsid w:val="009227A5"/>
    <w:rsid w:val="00923AF2"/>
    <w:rsid w:val="00925101"/>
    <w:rsid w:val="009258E3"/>
    <w:rsid w:val="00926DC1"/>
    <w:rsid w:val="00931AB3"/>
    <w:rsid w:val="0093232D"/>
    <w:rsid w:val="0093350A"/>
    <w:rsid w:val="009344A7"/>
    <w:rsid w:val="009366D8"/>
    <w:rsid w:val="00937064"/>
    <w:rsid w:val="009370AA"/>
    <w:rsid w:val="00937277"/>
    <w:rsid w:val="00937856"/>
    <w:rsid w:val="009434F5"/>
    <w:rsid w:val="009437C0"/>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36A5"/>
    <w:rsid w:val="009C3D4C"/>
    <w:rsid w:val="009C473C"/>
    <w:rsid w:val="009C47F9"/>
    <w:rsid w:val="009C4A06"/>
    <w:rsid w:val="009C4B25"/>
    <w:rsid w:val="009C4C40"/>
    <w:rsid w:val="009C51A2"/>
    <w:rsid w:val="009C79D4"/>
    <w:rsid w:val="009D0F3E"/>
    <w:rsid w:val="009D25EB"/>
    <w:rsid w:val="009D289C"/>
    <w:rsid w:val="009D554B"/>
    <w:rsid w:val="009D7C14"/>
    <w:rsid w:val="009E10DE"/>
    <w:rsid w:val="009E36B4"/>
    <w:rsid w:val="009E436E"/>
    <w:rsid w:val="009E4F97"/>
    <w:rsid w:val="009E5C7C"/>
    <w:rsid w:val="009E6034"/>
    <w:rsid w:val="009E6951"/>
    <w:rsid w:val="009E6E6D"/>
    <w:rsid w:val="009E75C1"/>
    <w:rsid w:val="009E783D"/>
    <w:rsid w:val="009E7E6E"/>
    <w:rsid w:val="009F031A"/>
    <w:rsid w:val="009F3013"/>
    <w:rsid w:val="009F4FB9"/>
    <w:rsid w:val="009F616B"/>
    <w:rsid w:val="009F6374"/>
    <w:rsid w:val="009F67EF"/>
    <w:rsid w:val="00A018FA"/>
    <w:rsid w:val="00A0401F"/>
    <w:rsid w:val="00A05105"/>
    <w:rsid w:val="00A054D3"/>
    <w:rsid w:val="00A05AF5"/>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871"/>
    <w:rsid w:val="00A1597E"/>
    <w:rsid w:val="00A16910"/>
    <w:rsid w:val="00A174C3"/>
    <w:rsid w:val="00A2015B"/>
    <w:rsid w:val="00A20B32"/>
    <w:rsid w:val="00A22ABF"/>
    <w:rsid w:val="00A2306B"/>
    <w:rsid w:val="00A23FB6"/>
    <w:rsid w:val="00A2437D"/>
    <w:rsid w:val="00A2701B"/>
    <w:rsid w:val="00A27995"/>
    <w:rsid w:val="00A27E4F"/>
    <w:rsid w:val="00A32677"/>
    <w:rsid w:val="00A32D47"/>
    <w:rsid w:val="00A34179"/>
    <w:rsid w:val="00A342D2"/>
    <w:rsid w:val="00A401FF"/>
    <w:rsid w:val="00A40D67"/>
    <w:rsid w:val="00A41EBF"/>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4D2E"/>
    <w:rsid w:val="00A9556E"/>
    <w:rsid w:val="00A95B71"/>
    <w:rsid w:val="00A96F58"/>
    <w:rsid w:val="00AA0CFA"/>
    <w:rsid w:val="00AA2CD4"/>
    <w:rsid w:val="00AA39DE"/>
    <w:rsid w:val="00AA681D"/>
    <w:rsid w:val="00AB0C4B"/>
    <w:rsid w:val="00AB2D17"/>
    <w:rsid w:val="00AB3556"/>
    <w:rsid w:val="00AB5724"/>
    <w:rsid w:val="00AB764C"/>
    <w:rsid w:val="00AC2674"/>
    <w:rsid w:val="00AC4671"/>
    <w:rsid w:val="00AC500D"/>
    <w:rsid w:val="00AC5A1B"/>
    <w:rsid w:val="00AD06F0"/>
    <w:rsid w:val="00AD08DC"/>
    <w:rsid w:val="00AD14B6"/>
    <w:rsid w:val="00AD1969"/>
    <w:rsid w:val="00AD2174"/>
    <w:rsid w:val="00AD3E5D"/>
    <w:rsid w:val="00AD46B8"/>
    <w:rsid w:val="00AD4F08"/>
    <w:rsid w:val="00AD554A"/>
    <w:rsid w:val="00AD586F"/>
    <w:rsid w:val="00AD61DC"/>
    <w:rsid w:val="00AE13CF"/>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3BCF"/>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6CB1"/>
    <w:rsid w:val="00B37FA0"/>
    <w:rsid w:val="00B417CF"/>
    <w:rsid w:val="00B41D50"/>
    <w:rsid w:val="00B43147"/>
    <w:rsid w:val="00B43334"/>
    <w:rsid w:val="00B43AC3"/>
    <w:rsid w:val="00B44B10"/>
    <w:rsid w:val="00B45A5A"/>
    <w:rsid w:val="00B47775"/>
    <w:rsid w:val="00B51C97"/>
    <w:rsid w:val="00B52F1B"/>
    <w:rsid w:val="00B551AF"/>
    <w:rsid w:val="00B55B28"/>
    <w:rsid w:val="00B562B0"/>
    <w:rsid w:val="00B5637D"/>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1812"/>
    <w:rsid w:val="00BA2C92"/>
    <w:rsid w:val="00BA5100"/>
    <w:rsid w:val="00BA6482"/>
    <w:rsid w:val="00BB1981"/>
    <w:rsid w:val="00BB269C"/>
    <w:rsid w:val="00BB341F"/>
    <w:rsid w:val="00BB3761"/>
    <w:rsid w:val="00BB4552"/>
    <w:rsid w:val="00BB4810"/>
    <w:rsid w:val="00BB7062"/>
    <w:rsid w:val="00BB7736"/>
    <w:rsid w:val="00BC0954"/>
    <w:rsid w:val="00BC1EDA"/>
    <w:rsid w:val="00BC2532"/>
    <w:rsid w:val="00BC32A5"/>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5224"/>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37A84"/>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544E"/>
    <w:rsid w:val="00C760F0"/>
    <w:rsid w:val="00C80B59"/>
    <w:rsid w:val="00C81B9C"/>
    <w:rsid w:val="00C82967"/>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F2F"/>
    <w:rsid w:val="00CB4B08"/>
    <w:rsid w:val="00CB5209"/>
    <w:rsid w:val="00CB52B5"/>
    <w:rsid w:val="00CB611E"/>
    <w:rsid w:val="00CC1CD6"/>
    <w:rsid w:val="00CC2CFE"/>
    <w:rsid w:val="00CC2D85"/>
    <w:rsid w:val="00CC41D6"/>
    <w:rsid w:val="00CC50E4"/>
    <w:rsid w:val="00CC5CF5"/>
    <w:rsid w:val="00CD0485"/>
    <w:rsid w:val="00CD2914"/>
    <w:rsid w:val="00CD33D0"/>
    <w:rsid w:val="00CD3AAE"/>
    <w:rsid w:val="00CD3FB7"/>
    <w:rsid w:val="00CD416D"/>
    <w:rsid w:val="00CD4251"/>
    <w:rsid w:val="00CD5EDF"/>
    <w:rsid w:val="00CD7178"/>
    <w:rsid w:val="00CD7B65"/>
    <w:rsid w:val="00CE1907"/>
    <w:rsid w:val="00CE2D5C"/>
    <w:rsid w:val="00CE3A63"/>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4B81"/>
    <w:rsid w:val="00D05A2B"/>
    <w:rsid w:val="00D0608A"/>
    <w:rsid w:val="00D065C4"/>
    <w:rsid w:val="00D101D6"/>
    <w:rsid w:val="00D102AA"/>
    <w:rsid w:val="00D10F47"/>
    <w:rsid w:val="00D11A37"/>
    <w:rsid w:val="00D11B04"/>
    <w:rsid w:val="00D12650"/>
    <w:rsid w:val="00D12AA1"/>
    <w:rsid w:val="00D12E13"/>
    <w:rsid w:val="00D12EED"/>
    <w:rsid w:val="00D14378"/>
    <w:rsid w:val="00D15A4F"/>
    <w:rsid w:val="00D1673A"/>
    <w:rsid w:val="00D1677B"/>
    <w:rsid w:val="00D16F90"/>
    <w:rsid w:val="00D209E8"/>
    <w:rsid w:val="00D24657"/>
    <w:rsid w:val="00D24DB5"/>
    <w:rsid w:val="00D271CE"/>
    <w:rsid w:val="00D27C77"/>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58DA"/>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626"/>
    <w:rsid w:val="00E237A8"/>
    <w:rsid w:val="00E23B05"/>
    <w:rsid w:val="00E24178"/>
    <w:rsid w:val="00E24A14"/>
    <w:rsid w:val="00E25E14"/>
    <w:rsid w:val="00E262E5"/>
    <w:rsid w:val="00E263FD"/>
    <w:rsid w:val="00E27BCC"/>
    <w:rsid w:val="00E3043D"/>
    <w:rsid w:val="00E31896"/>
    <w:rsid w:val="00E31CAB"/>
    <w:rsid w:val="00E320DE"/>
    <w:rsid w:val="00E3670D"/>
    <w:rsid w:val="00E40A12"/>
    <w:rsid w:val="00E416FB"/>
    <w:rsid w:val="00E42991"/>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68E"/>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6FFB"/>
    <w:rsid w:val="00EB7304"/>
    <w:rsid w:val="00EB7EF8"/>
    <w:rsid w:val="00EC0477"/>
    <w:rsid w:val="00EC36B1"/>
    <w:rsid w:val="00EC3FB7"/>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7256"/>
    <w:rsid w:val="00EF7B27"/>
    <w:rsid w:val="00F01270"/>
    <w:rsid w:val="00F0181A"/>
    <w:rsid w:val="00F029F1"/>
    <w:rsid w:val="00F03ED1"/>
    <w:rsid w:val="00F040EA"/>
    <w:rsid w:val="00F06980"/>
    <w:rsid w:val="00F11660"/>
    <w:rsid w:val="00F11FB8"/>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54E6"/>
    <w:rsid w:val="00F87835"/>
    <w:rsid w:val="00F87A0D"/>
    <w:rsid w:val="00F90DB7"/>
    <w:rsid w:val="00F92FDF"/>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B53"/>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66185A"/>
  <w15:docId w15:val="{76F6C684-F0B0-4132-A2AA-A86CAF0D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2C7E"/>
    <w:pPr>
      <w:spacing w:line="360" w:lineRule="auto"/>
      <w:ind w:firstLine="288"/>
      <w:jc w:val="both"/>
    </w:pPr>
    <w:rPr>
      <w:sz w:val="26"/>
      <w:szCs w:val="24"/>
    </w:rPr>
  </w:style>
  <w:style w:type="paragraph" w:styleId="Heading1">
    <w:name w:val="heading 1"/>
    <w:basedOn w:val="Normal"/>
    <w:next w:val="Normal"/>
    <w:link w:val="Heading1Char"/>
    <w:uiPriority w:val="9"/>
    <w:qFormat/>
    <w:rsid w:val="008D5245"/>
    <w:pPr>
      <w:keepNext/>
      <w:spacing w:line="240" w:lineRule="auto"/>
      <w:outlineLvl w:val="0"/>
    </w:pPr>
    <w:rPr>
      <w:i/>
      <w:iCs/>
    </w:rPr>
  </w:style>
  <w:style w:type="paragraph" w:styleId="Heading2">
    <w:name w:val="heading 2"/>
    <w:basedOn w:val="Normal"/>
    <w:next w:val="Normal"/>
    <w:qFormat/>
    <w:rsid w:val="00472C7E"/>
    <w:pPr>
      <w:keepNext/>
      <w:spacing w:before="300"/>
      <w:ind w:firstLine="0"/>
      <w:jc w:val="left"/>
      <w:outlineLvl w:val="1"/>
    </w:pPr>
    <w:rPr>
      <w:b/>
      <w:bCs/>
      <w:sz w:val="28"/>
    </w:rPr>
  </w:style>
  <w:style w:type="paragraph" w:styleId="Heading3">
    <w:name w:val="heading 3"/>
    <w:basedOn w:val="Normal"/>
    <w:next w:val="Normal"/>
    <w:link w:val="Heading3Char"/>
    <w:qFormat/>
    <w:rsid w:val="00472C7E"/>
    <w:pPr>
      <w:keepNext/>
      <w:spacing w:before="120"/>
      <w:ind w:firstLine="0"/>
      <w:outlineLvl w:val="2"/>
    </w:pPr>
    <w:rPr>
      <w:b/>
      <w:bCs/>
      <w:sz w:val="28"/>
      <w:szCs w:val="26"/>
    </w:rPr>
  </w:style>
  <w:style w:type="paragraph" w:styleId="Heading4">
    <w:name w:val="heading 4"/>
    <w:basedOn w:val="Normal"/>
    <w:next w:val="Normal"/>
    <w:qFormat/>
    <w:rsid w:val="00B36CB1"/>
    <w:pPr>
      <w:keepNext/>
      <w:ind w:firstLine="0"/>
      <w:jc w:val="left"/>
      <w:outlineLvl w:val="3"/>
    </w:pPr>
    <w:rPr>
      <w:b/>
      <w:sz w:val="32"/>
    </w:rPr>
  </w:style>
  <w:style w:type="paragraph" w:styleId="Heading5">
    <w:name w:val="heading 5"/>
    <w:basedOn w:val="Normal"/>
    <w:next w:val="Normal"/>
    <w:link w:val="Heading5Char"/>
    <w:qFormat/>
    <w:rsid w:val="005E587B"/>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BF5224"/>
    <w:pPr>
      <w:ind w:firstLine="0"/>
      <w:jc w:val="left"/>
    </w:pPr>
    <w:rPr>
      <w:b/>
      <w:bCs/>
      <w:caps/>
      <w:sz w:val="28"/>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link w:val="ListParagraphChar"/>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8D5245"/>
    <w:rPr>
      <w:i/>
      <w:iCs/>
      <w:sz w:val="26"/>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rsid w:val="00472C7E"/>
    <w:rPr>
      <w:b/>
      <w:bCs/>
      <w:sz w:val="28"/>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pPr>
    <w:rPr>
      <w:szCs w:val="20"/>
    </w:rPr>
  </w:style>
  <w:style w:type="paragraph" w:styleId="TOC2">
    <w:name w:val="toc 2"/>
    <w:basedOn w:val="Normal"/>
    <w:next w:val="Normal"/>
    <w:autoRedefine/>
    <w:uiPriority w:val="39"/>
    <w:rsid w:val="00461FB4"/>
    <w:pPr>
      <w:tabs>
        <w:tab w:val="left" w:pos="270"/>
        <w:tab w:val="right" w:leader="dot" w:pos="9062"/>
      </w:tabs>
      <w:ind w:firstLine="0"/>
      <w:jc w:val="left"/>
    </w:pPr>
    <w:rPr>
      <w:b/>
      <w:bCs/>
      <w:sz w:val="28"/>
      <w:szCs w:val="20"/>
    </w:rPr>
  </w:style>
  <w:style w:type="paragraph" w:styleId="TOC3">
    <w:name w:val="toc 3"/>
    <w:basedOn w:val="Normal"/>
    <w:next w:val="Normal"/>
    <w:autoRedefine/>
    <w:uiPriority w:val="39"/>
    <w:rsid w:val="00BF5224"/>
    <w:pPr>
      <w:ind w:left="260"/>
      <w:jc w:val="left"/>
    </w:pPr>
    <w:rPr>
      <w:szCs w:val="20"/>
    </w:rPr>
  </w:style>
  <w:style w:type="paragraph" w:styleId="TOC4">
    <w:name w:val="toc 4"/>
    <w:basedOn w:val="Normal"/>
    <w:next w:val="Normal"/>
    <w:autoRedefine/>
    <w:uiPriority w:val="39"/>
    <w:rsid w:val="00BF5224"/>
    <w:pPr>
      <w:ind w:left="520"/>
      <w:jc w:val="left"/>
    </w:pPr>
    <w:rPr>
      <w:szCs w:val="20"/>
    </w:rPr>
  </w:style>
  <w:style w:type="paragraph" w:styleId="TOC5">
    <w:name w:val="toc 5"/>
    <w:basedOn w:val="Normal"/>
    <w:next w:val="Normal"/>
    <w:autoRedefine/>
    <w:uiPriority w:val="39"/>
    <w:rsid w:val="0011494A"/>
    <w:pPr>
      <w:ind w:left="780"/>
      <w:jc w:val="left"/>
    </w:pPr>
    <w:rPr>
      <w:rFonts w:asciiTheme="minorHAnsi" w:hAnsi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pPr>
  </w:style>
  <w:style w:type="paragraph" w:customStyle="1" w:styleId="StyleHeading3TimesNewRomanJustifiedAfter4ptLinesp">
    <w:name w:val="Style Heading 3 + Times New Roman Justified After:  4 pt Line sp..."/>
    <w:basedOn w:val="Heading3"/>
    <w:rsid w:val="004F457D"/>
    <w:pPr>
      <w:spacing w:after="80" w:line="312" w:lineRule="auto"/>
    </w:pPr>
    <w:rPr>
      <w:szCs w:val="20"/>
    </w:rPr>
  </w:style>
  <w:style w:type="paragraph" w:customStyle="1" w:styleId="StyleHeading2TimesNewRoman14pt1">
    <w:name w:val="Style Heading 2 + Times New Roman 14 pt1"/>
    <w:basedOn w:val="Heading2"/>
    <w:rsid w:val="004F457D"/>
    <w:pPr>
      <w:spacing w:before="360"/>
    </w:p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pPr>
    <w:rPr>
      <w:szCs w:val="20"/>
    </w:rPr>
  </w:style>
  <w:style w:type="paragraph" w:styleId="Revision">
    <w:name w:val="Revision"/>
    <w:hidden/>
    <w:uiPriority w:val="99"/>
    <w:semiHidden/>
    <w:rsid w:val="00320C61"/>
    <w:rPr>
      <w:rFonts w:ascii="VNtimes new roman" w:hAnsi="VNtimes new roman"/>
      <w:sz w:val="28"/>
      <w:szCs w:val="24"/>
    </w:rPr>
  </w:style>
  <w:style w:type="paragraph" w:styleId="Date">
    <w:name w:val="Date"/>
    <w:basedOn w:val="Normal"/>
    <w:next w:val="Normal"/>
    <w:link w:val="DateChar"/>
    <w:rsid w:val="00BA1812"/>
  </w:style>
  <w:style w:type="character" w:customStyle="1" w:styleId="DateChar">
    <w:name w:val="Date Char"/>
    <w:basedOn w:val="DefaultParagraphFont"/>
    <w:link w:val="Date"/>
    <w:rsid w:val="00BA1812"/>
    <w:rPr>
      <w:rFonts w:ascii="VNtimes new roman" w:hAnsi="VNtimes new roman"/>
      <w:sz w:val="28"/>
      <w:szCs w:val="24"/>
    </w:rPr>
  </w:style>
  <w:style w:type="character" w:customStyle="1" w:styleId="ilfuvd">
    <w:name w:val="ilfuvd"/>
    <w:basedOn w:val="DefaultParagraphFont"/>
    <w:rsid w:val="008738F0"/>
  </w:style>
  <w:style w:type="paragraph" w:customStyle="1" w:styleId="Image">
    <w:name w:val="Image"/>
    <w:basedOn w:val="ListParagraph"/>
    <w:link w:val="ImageChar"/>
    <w:qFormat/>
    <w:rsid w:val="00E24A14"/>
    <w:pPr>
      <w:spacing w:before="120" w:after="120"/>
      <w:ind w:left="0" w:firstLine="0"/>
      <w:jc w:val="center"/>
    </w:pPr>
    <w:rPr>
      <w:szCs w:val="26"/>
    </w:rPr>
  </w:style>
  <w:style w:type="paragraph" w:styleId="FootnoteText">
    <w:name w:val="footnote text"/>
    <w:basedOn w:val="Normal"/>
    <w:link w:val="FootnoteTextChar"/>
    <w:semiHidden/>
    <w:unhideWhenUsed/>
    <w:rsid w:val="00E24A14"/>
    <w:pPr>
      <w:spacing w:line="240" w:lineRule="auto"/>
    </w:pPr>
    <w:rPr>
      <w:sz w:val="20"/>
      <w:szCs w:val="20"/>
    </w:rPr>
  </w:style>
  <w:style w:type="character" w:customStyle="1" w:styleId="ListParagraphChar">
    <w:name w:val="List Paragraph Char"/>
    <w:basedOn w:val="DefaultParagraphFont"/>
    <w:link w:val="ListParagraph"/>
    <w:uiPriority w:val="34"/>
    <w:rsid w:val="005703A6"/>
    <w:rPr>
      <w:sz w:val="26"/>
      <w:szCs w:val="24"/>
    </w:rPr>
  </w:style>
  <w:style w:type="character" w:customStyle="1" w:styleId="ImageChar">
    <w:name w:val="Image Char"/>
    <w:basedOn w:val="ListParagraphChar"/>
    <w:link w:val="Image"/>
    <w:rsid w:val="00E24A14"/>
    <w:rPr>
      <w:sz w:val="26"/>
      <w:szCs w:val="26"/>
    </w:rPr>
  </w:style>
  <w:style w:type="character" w:customStyle="1" w:styleId="FootnoteTextChar">
    <w:name w:val="Footnote Text Char"/>
    <w:basedOn w:val="DefaultParagraphFont"/>
    <w:link w:val="FootnoteText"/>
    <w:semiHidden/>
    <w:rsid w:val="00E24A14"/>
  </w:style>
  <w:style w:type="character" w:styleId="FootnoteReference">
    <w:name w:val="footnote reference"/>
    <w:basedOn w:val="DefaultParagraphFont"/>
    <w:semiHidden/>
    <w:unhideWhenUsed/>
    <w:rsid w:val="00E24A14"/>
    <w:rPr>
      <w:vertAlign w:val="superscript"/>
    </w:rPr>
  </w:style>
  <w:style w:type="paragraph" w:styleId="TOC6">
    <w:name w:val="toc 6"/>
    <w:basedOn w:val="Normal"/>
    <w:next w:val="Normal"/>
    <w:autoRedefine/>
    <w:unhideWhenUsed/>
    <w:rsid w:val="00BF5224"/>
    <w:pPr>
      <w:ind w:left="1040"/>
      <w:jc w:val="left"/>
    </w:pPr>
    <w:rPr>
      <w:rFonts w:asciiTheme="minorHAnsi" w:hAnsiTheme="minorHAnsi"/>
      <w:sz w:val="20"/>
      <w:szCs w:val="20"/>
    </w:rPr>
  </w:style>
  <w:style w:type="paragraph" w:styleId="TOC7">
    <w:name w:val="toc 7"/>
    <w:basedOn w:val="Normal"/>
    <w:next w:val="Normal"/>
    <w:autoRedefine/>
    <w:unhideWhenUsed/>
    <w:rsid w:val="00BF5224"/>
    <w:pPr>
      <w:ind w:left="1300"/>
      <w:jc w:val="left"/>
    </w:pPr>
    <w:rPr>
      <w:rFonts w:asciiTheme="minorHAnsi" w:hAnsiTheme="minorHAnsi"/>
      <w:sz w:val="20"/>
      <w:szCs w:val="20"/>
    </w:rPr>
  </w:style>
  <w:style w:type="paragraph" w:styleId="TOC8">
    <w:name w:val="toc 8"/>
    <w:basedOn w:val="Normal"/>
    <w:next w:val="Normal"/>
    <w:autoRedefine/>
    <w:unhideWhenUsed/>
    <w:rsid w:val="00BF5224"/>
    <w:pPr>
      <w:ind w:left="1560"/>
      <w:jc w:val="left"/>
    </w:pPr>
    <w:rPr>
      <w:rFonts w:asciiTheme="minorHAnsi" w:hAnsiTheme="minorHAnsi"/>
      <w:sz w:val="20"/>
      <w:szCs w:val="20"/>
    </w:rPr>
  </w:style>
  <w:style w:type="paragraph" w:styleId="TOC9">
    <w:name w:val="toc 9"/>
    <w:basedOn w:val="Normal"/>
    <w:next w:val="Normal"/>
    <w:autoRedefine/>
    <w:unhideWhenUsed/>
    <w:rsid w:val="00BF5224"/>
    <w:pPr>
      <w:ind w:left="18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1781158">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58632175">
      <w:bodyDiv w:val="1"/>
      <w:marLeft w:val="0"/>
      <w:marRight w:val="0"/>
      <w:marTop w:val="0"/>
      <w:marBottom w:val="0"/>
      <w:divBdr>
        <w:top w:val="none" w:sz="0" w:space="0" w:color="auto"/>
        <w:left w:val="none" w:sz="0" w:space="0" w:color="auto"/>
        <w:bottom w:val="none" w:sz="0" w:space="0" w:color="auto"/>
        <w:right w:val="none" w:sz="0" w:space="0" w:color="auto"/>
      </w:divBdr>
    </w:div>
    <w:div w:id="575745140">
      <w:bodyDiv w:val="1"/>
      <w:marLeft w:val="0"/>
      <w:marRight w:val="0"/>
      <w:marTop w:val="0"/>
      <w:marBottom w:val="0"/>
      <w:divBdr>
        <w:top w:val="none" w:sz="0" w:space="0" w:color="auto"/>
        <w:left w:val="none" w:sz="0" w:space="0" w:color="auto"/>
        <w:bottom w:val="none" w:sz="0" w:space="0" w:color="auto"/>
        <w:right w:val="none" w:sz="0" w:space="0" w:color="auto"/>
      </w:divBdr>
      <w:divsChild>
        <w:div w:id="498735459">
          <w:marLeft w:val="0"/>
          <w:marRight w:val="0"/>
          <w:marTop w:val="15"/>
          <w:marBottom w:val="0"/>
          <w:divBdr>
            <w:top w:val="single" w:sz="48" w:space="0" w:color="auto"/>
            <w:left w:val="single" w:sz="48" w:space="0" w:color="auto"/>
            <w:bottom w:val="single" w:sz="48" w:space="0" w:color="auto"/>
            <w:right w:val="single" w:sz="48" w:space="0" w:color="auto"/>
          </w:divBdr>
          <w:divsChild>
            <w:div w:id="288242256">
              <w:marLeft w:val="0"/>
              <w:marRight w:val="0"/>
              <w:marTop w:val="0"/>
              <w:marBottom w:val="0"/>
              <w:divBdr>
                <w:top w:val="none" w:sz="0" w:space="0" w:color="auto"/>
                <w:left w:val="none" w:sz="0" w:space="0" w:color="auto"/>
                <w:bottom w:val="none" w:sz="0" w:space="0" w:color="auto"/>
                <w:right w:val="none" w:sz="0" w:space="0" w:color="auto"/>
              </w:divBdr>
            </w:div>
          </w:divsChild>
        </w:div>
        <w:div w:id="526286501">
          <w:marLeft w:val="0"/>
          <w:marRight w:val="0"/>
          <w:marTop w:val="15"/>
          <w:marBottom w:val="0"/>
          <w:divBdr>
            <w:top w:val="single" w:sz="48" w:space="0" w:color="auto"/>
            <w:left w:val="single" w:sz="48" w:space="0" w:color="auto"/>
            <w:bottom w:val="single" w:sz="48" w:space="0" w:color="auto"/>
            <w:right w:val="single" w:sz="48" w:space="0" w:color="auto"/>
          </w:divBdr>
          <w:divsChild>
            <w:div w:id="2096973463">
              <w:marLeft w:val="0"/>
              <w:marRight w:val="0"/>
              <w:marTop w:val="0"/>
              <w:marBottom w:val="0"/>
              <w:divBdr>
                <w:top w:val="none" w:sz="0" w:space="0" w:color="auto"/>
                <w:left w:val="none" w:sz="0" w:space="0" w:color="auto"/>
                <w:bottom w:val="none" w:sz="0" w:space="0" w:color="auto"/>
                <w:right w:val="none" w:sz="0" w:space="0" w:color="auto"/>
              </w:divBdr>
            </w:div>
          </w:divsChild>
        </w:div>
        <w:div w:id="1863517892">
          <w:marLeft w:val="0"/>
          <w:marRight w:val="0"/>
          <w:marTop w:val="15"/>
          <w:marBottom w:val="0"/>
          <w:divBdr>
            <w:top w:val="single" w:sz="48" w:space="0" w:color="auto"/>
            <w:left w:val="single" w:sz="48" w:space="0" w:color="auto"/>
            <w:bottom w:val="single" w:sz="48" w:space="0" w:color="auto"/>
            <w:right w:val="single" w:sz="48" w:space="0" w:color="auto"/>
          </w:divBdr>
          <w:divsChild>
            <w:div w:id="6962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9263">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00583682">
      <w:bodyDiv w:val="1"/>
      <w:marLeft w:val="0"/>
      <w:marRight w:val="0"/>
      <w:marTop w:val="0"/>
      <w:marBottom w:val="0"/>
      <w:divBdr>
        <w:top w:val="none" w:sz="0" w:space="0" w:color="auto"/>
        <w:left w:val="none" w:sz="0" w:space="0" w:color="auto"/>
        <w:bottom w:val="none" w:sz="0" w:space="0" w:color="auto"/>
        <w:right w:val="none" w:sz="0" w:space="0" w:color="auto"/>
      </w:divBdr>
    </w:div>
    <w:div w:id="1200703400">
      <w:bodyDiv w:val="1"/>
      <w:marLeft w:val="0"/>
      <w:marRight w:val="0"/>
      <w:marTop w:val="0"/>
      <w:marBottom w:val="0"/>
      <w:divBdr>
        <w:top w:val="none" w:sz="0" w:space="0" w:color="auto"/>
        <w:left w:val="none" w:sz="0" w:space="0" w:color="auto"/>
        <w:bottom w:val="none" w:sz="0" w:space="0" w:color="auto"/>
        <w:right w:val="none" w:sz="0" w:space="0" w:color="auto"/>
      </w:divBdr>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30788259">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43538879">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13131557">
      <w:bodyDiv w:val="1"/>
      <w:marLeft w:val="0"/>
      <w:marRight w:val="0"/>
      <w:marTop w:val="0"/>
      <w:marBottom w:val="0"/>
      <w:divBdr>
        <w:top w:val="none" w:sz="0" w:space="0" w:color="auto"/>
        <w:left w:val="none" w:sz="0" w:space="0" w:color="auto"/>
        <w:bottom w:val="none" w:sz="0" w:space="0" w:color="auto"/>
        <w:right w:val="none" w:sz="0" w:space="0" w:color="auto"/>
      </w:divBdr>
    </w:div>
    <w:div w:id="1848054022">
      <w:bodyDiv w:val="1"/>
      <w:marLeft w:val="0"/>
      <w:marRight w:val="0"/>
      <w:marTop w:val="0"/>
      <w:marBottom w:val="0"/>
      <w:divBdr>
        <w:top w:val="none" w:sz="0" w:space="0" w:color="auto"/>
        <w:left w:val="none" w:sz="0" w:space="0" w:color="auto"/>
        <w:bottom w:val="none" w:sz="0" w:space="0" w:color="auto"/>
        <w:right w:val="none" w:sz="0" w:space="0" w:color="auto"/>
      </w:divBdr>
    </w:div>
    <w:div w:id="2015380645">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themewagon.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vi.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timviec365.vn/"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yperlink" Target="https://www.hostinger.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3B79D8A1-07E9-4501-BF92-38C6876C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29</Pages>
  <Words>3604</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24105</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Truong Nhan</cp:lastModifiedBy>
  <cp:revision>41</cp:revision>
  <cp:lastPrinted>2007-10-14T16:26:00Z</cp:lastPrinted>
  <dcterms:created xsi:type="dcterms:W3CDTF">2021-05-28T11:05:00Z</dcterms:created>
  <dcterms:modified xsi:type="dcterms:W3CDTF">2021-05-29T05:53:00Z</dcterms:modified>
</cp:coreProperties>
</file>